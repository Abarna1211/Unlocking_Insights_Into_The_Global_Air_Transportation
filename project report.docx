
<file path=[Content_Types].xml><?xml version="1.0" encoding="utf-8"?>
<Types xmlns="http://schemas.openxmlformats.org/package/2006/content-types">
  <Default Extension="png" ContentType="image/png"/>
  <Default Extension="tmp" ContentType="image/png"/>
  <Default Extension="jfif" ContentType="image/jpe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99FF"/>
  <w:body>
    <w:p w14:paraId="6FD08897" w14:textId="77777777" w:rsidR="00D04B74" w:rsidRDefault="00D04B74" w:rsidP="006A5D46">
      <w:pPr>
        <w:pBdr>
          <w:top w:val="single" w:sz="4" w:space="1" w:color="auto"/>
          <w:left w:val="single" w:sz="4" w:space="4" w:color="auto"/>
          <w:bottom w:val="single" w:sz="4" w:space="1" w:color="auto"/>
          <w:right w:val="single" w:sz="4" w:space="4" w:color="auto"/>
        </w:pBdr>
        <w:spacing w:after="120"/>
        <w:jc w:val="center"/>
        <w:rPr>
          <w:rFonts w:ascii="Times New Roman" w:hAnsi="Times New Roman" w:cs="Times New Roman"/>
          <w:b/>
          <w:bCs/>
          <w:sz w:val="36"/>
          <w:szCs w:val="36"/>
        </w:rPr>
      </w:pPr>
    </w:p>
    <w:p w14:paraId="78205529" w14:textId="77777777" w:rsidR="00D04B74" w:rsidRDefault="00D04B74" w:rsidP="006A5D46">
      <w:pPr>
        <w:pBdr>
          <w:top w:val="single" w:sz="4" w:space="1" w:color="auto"/>
          <w:left w:val="single" w:sz="4" w:space="4" w:color="auto"/>
          <w:bottom w:val="single" w:sz="4" w:space="1" w:color="auto"/>
          <w:right w:val="single" w:sz="4" w:space="4" w:color="auto"/>
        </w:pBdr>
        <w:spacing w:after="120"/>
        <w:jc w:val="center"/>
        <w:rPr>
          <w:rFonts w:ascii="Times New Roman" w:hAnsi="Times New Roman" w:cs="Times New Roman"/>
          <w:b/>
          <w:bCs/>
          <w:sz w:val="36"/>
          <w:szCs w:val="36"/>
        </w:rPr>
      </w:pPr>
    </w:p>
    <w:p w14:paraId="76784E3F" w14:textId="2E1509A9" w:rsidR="006A5D46" w:rsidRPr="006A5D46" w:rsidRDefault="006A5D46" w:rsidP="006A5D46">
      <w:pPr>
        <w:pBdr>
          <w:top w:val="single" w:sz="4" w:space="1" w:color="auto"/>
          <w:left w:val="single" w:sz="4" w:space="4" w:color="auto"/>
          <w:bottom w:val="single" w:sz="4" w:space="1" w:color="auto"/>
          <w:right w:val="single" w:sz="4" w:space="4" w:color="auto"/>
        </w:pBdr>
        <w:spacing w:after="120"/>
        <w:jc w:val="center"/>
        <w:rPr>
          <w:rFonts w:ascii="Times New Roman" w:hAnsi="Times New Roman" w:cs="Times New Roman"/>
          <w:b/>
          <w:bCs/>
          <w:sz w:val="36"/>
          <w:szCs w:val="36"/>
        </w:rPr>
      </w:pPr>
      <w:r w:rsidRPr="006A5D46">
        <w:rPr>
          <w:rFonts w:ascii="Times New Roman" w:hAnsi="Times New Roman" w:cs="Times New Roman"/>
          <w:b/>
          <w:bCs/>
          <w:sz w:val="36"/>
          <w:szCs w:val="36"/>
        </w:rPr>
        <w:t xml:space="preserve">Unlocking Insights </w:t>
      </w:r>
      <w:proofErr w:type="gramStart"/>
      <w:r w:rsidRPr="006A5D46">
        <w:rPr>
          <w:rFonts w:ascii="Times New Roman" w:hAnsi="Times New Roman" w:cs="Times New Roman"/>
          <w:b/>
          <w:bCs/>
          <w:sz w:val="36"/>
          <w:szCs w:val="36"/>
        </w:rPr>
        <w:t>Int</w:t>
      </w:r>
      <w:r>
        <w:rPr>
          <w:rFonts w:ascii="Times New Roman" w:hAnsi="Times New Roman" w:cs="Times New Roman"/>
          <w:b/>
          <w:bCs/>
          <w:sz w:val="36"/>
          <w:szCs w:val="36"/>
        </w:rPr>
        <w:t>o</w:t>
      </w:r>
      <w:proofErr w:type="gramEnd"/>
      <w:r w:rsidRPr="006A5D46">
        <w:rPr>
          <w:rFonts w:ascii="Times New Roman" w:hAnsi="Times New Roman" w:cs="Times New Roman"/>
          <w:b/>
          <w:bCs/>
          <w:sz w:val="36"/>
          <w:szCs w:val="36"/>
        </w:rPr>
        <w:t xml:space="preserve"> The Global Air Transportation</w:t>
      </w:r>
    </w:p>
    <w:p w14:paraId="3EC65556" w14:textId="6B45ECC5" w:rsidR="00B873EF" w:rsidRPr="00D04B74" w:rsidRDefault="006A5D46" w:rsidP="00483259">
      <w:pPr>
        <w:pBdr>
          <w:top w:val="single" w:sz="4" w:space="1" w:color="auto"/>
          <w:left w:val="single" w:sz="4" w:space="4" w:color="auto"/>
          <w:bottom w:val="single" w:sz="4" w:space="1" w:color="auto"/>
          <w:right w:val="single" w:sz="4" w:space="4" w:color="auto"/>
        </w:pBdr>
        <w:jc w:val="center"/>
        <w:rPr>
          <w:rFonts w:ascii="Times New Roman" w:hAnsi="Times New Roman" w:cs="Times New Roman"/>
          <w:b/>
          <w:bCs/>
          <w:sz w:val="32"/>
          <w:szCs w:val="32"/>
        </w:rPr>
      </w:pPr>
      <w:r w:rsidRPr="00D04B74">
        <w:rPr>
          <w:rFonts w:ascii="Times New Roman" w:hAnsi="Times New Roman" w:cs="Times New Roman"/>
          <w:b/>
          <w:bCs/>
          <w:sz w:val="32"/>
          <w:szCs w:val="32"/>
        </w:rPr>
        <w:t>Submitted by</w:t>
      </w:r>
    </w:p>
    <w:p w14:paraId="34CE1764" w14:textId="41CE5179" w:rsidR="006A5D46" w:rsidRPr="00D04B74" w:rsidRDefault="006A5D46" w:rsidP="00483259">
      <w:pPr>
        <w:pBdr>
          <w:top w:val="single" w:sz="4" w:space="1" w:color="auto"/>
          <w:left w:val="single" w:sz="4" w:space="4" w:color="auto"/>
          <w:bottom w:val="single" w:sz="4" w:space="1" w:color="auto"/>
          <w:right w:val="single" w:sz="4" w:space="4" w:color="auto"/>
        </w:pBdr>
        <w:jc w:val="center"/>
        <w:rPr>
          <w:rFonts w:ascii="Times New Roman" w:hAnsi="Times New Roman" w:cs="Times New Roman"/>
          <w:b/>
          <w:bCs/>
          <w:sz w:val="32"/>
          <w:szCs w:val="32"/>
        </w:rPr>
      </w:pPr>
      <w:r w:rsidRPr="00D04B74">
        <w:rPr>
          <w:rFonts w:ascii="Times New Roman" w:hAnsi="Times New Roman" w:cs="Times New Roman"/>
          <w:b/>
          <w:bCs/>
          <w:sz w:val="32"/>
          <w:szCs w:val="32"/>
        </w:rPr>
        <w:t>Team id</w:t>
      </w:r>
    </w:p>
    <w:p w14:paraId="70E7DFE5" w14:textId="49013107" w:rsidR="00B873EF" w:rsidRDefault="00B873EF" w:rsidP="006A5D46">
      <w:pPr>
        <w:pBdr>
          <w:top w:val="single" w:sz="4" w:space="1" w:color="auto"/>
          <w:left w:val="single" w:sz="4" w:space="4" w:color="auto"/>
          <w:bottom w:val="single" w:sz="4" w:space="1" w:color="auto"/>
          <w:right w:val="single" w:sz="4" w:space="4" w:color="auto"/>
        </w:pBdr>
        <w:jc w:val="center"/>
        <w:rPr>
          <w:rFonts w:ascii="Times New Roman" w:hAnsi="Times New Roman" w:cs="Times New Roman"/>
          <w:b/>
          <w:bCs/>
          <w:sz w:val="24"/>
          <w:szCs w:val="24"/>
        </w:rPr>
      </w:pPr>
      <w:r>
        <w:rPr>
          <w:rFonts w:ascii="Times New Roman" w:hAnsi="Times New Roman" w:cs="Times New Roman"/>
          <w:b/>
          <w:bCs/>
          <w:sz w:val="24"/>
          <w:szCs w:val="24"/>
        </w:rPr>
        <w:t>NM2023TMID19893</w:t>
      </w:r>
    </w:p>
    <w:p w14:paraId="61642E51" w14:textId="39E53F8E" w:rsidR="006A5D46" w:rsidRPr="00D04B74" w:rsidRDefault="006A5D46" w:rsidP="00483259">
      <w:pPr>
        <w:pBdr>
          <w:top w:val="single" w:sz="4" w:space="1" w:color="auto"/>
          <w:left w:val="single" w:sz="4" w:space="4" w:color="auto"/>
          <w:bottom w:val="single" w:sz="4" w:space="1" w:color="auto"/>
          <w:right w:val="single" w:sz="4" w:space="4" w:color="auto"/>
        </w:pBdr>
        <w:jc w:val="center"/>
        <w:rPr>
          <w:rFonts w:ascii="Times New Roman" w:hAnsi="Times New Roman" w:cs="Times New Roman"/>
          <w:b/>
          <w:bCs/>
          <w:sz w:val="32"/>
          <w:szCs w:val="32"/>
        </w:rPr>
      </w:pPr>
      <w:r w:rsidRPr="00D04B74">
        <w:rPr>
          <w:rFonts w:ascii="Times New Roman" w:hAnsi="Times New Roman" w:cs="Times New Roman"/>
          <w:b/>
          <w:bCs/>
          <w:sz w:val="32"/>
          <w:szCs w:val="32"/>
        </w:rPr>
        <w:t>Team members id</w:t>
      </w:r>
    </w:p>
    <w:p w14:paraId="498F3331" w14:textId="111BD55C" w:rsidR="00B873EF" w:rsidRDefault="00483259" w:rsidP="00E93EB0">
      <w:pPr>
        <w:pBdr>
          <w:top w:val="single" w:sz="4" w:space="1" w:color="auto"/>
          <w:left w:val="single" w:sz="4" w:space="4" w:color="auto"/>
          <w:bottom w:val="single" w:sz="4" w:space="1" w:color="auto"/>
          <w:right w:val="single" w:sz="4" w:space="4" w:color="auto"/>
        </w:pBdr>
        <w:rPr>
          <w:rFonts w:ascii="Times New Roman" w:hAnsi="Times New Roman" w:cs="Times New Roman"/>
          <w:b/>
          <w:bCs/>
          <w:sz w:val="24"/>
          <w:szCs w:val="24"/>
        </w:rPr>
      </w:pPr>
      <w:r>
        <w:rPr>
          <w:rFonts w:ascii="Times New Roman" w:hAnsi="Times New Roman" w:cs="Times New Roman"/>
          <w:b/>
          <w:bCs/>
          <w:sz w:val="24"/>
          <w:szCs w:val="24"/>
        </w:rPr>
        <w:t xml:space="preserve">                                 </w:t>
      </w:r>
      <w:r w:rsidR="00D04B74">
        <w:rPr>
          <w:rFonts w:ascii="Times New Roman" w:hAnsi="Times New Roman" w:cs="Times New Roman"/>
          <w:b/>
          <w:bCs/>
          <w:sz w:val="24"/>
          <w:szCs w:val="24"/>
        </w:rPr>
        <w:t xml:space="preserve">1. </w:t>
      </w:r>
      <w:proofErr w:type="spellStart"/>
      <w:proofErr w:type="gramStart"/>
      <w:r w:rsidR="00D04B74">
        <w:rPr>
          <w:rFonts w:ascii="Times New Roman" w:hAnsi="Times New Roman" w:cs="Times New Roman"/>
          <w:b/>
          <w:bCs/>
          <w:sz w:val="24"/>
          <w:szCs w:val="24"/>
        </w:rPr>
        <w:t>T.Abarna</w:t>
      </w:r>
      <w:proofErr w:type="spellEnd"/>
      <w:proofErr w:type="gramEnd"/>
      <w:r w:rsidR="00E93EB0">
        <w:rPr>
          <w:rFonts w:ascii="Times New Roman" w:hAnsi="Times New Roman" w:cs="Times New Roman"/>
          <w:b/>
          <w:bCs/>
          <w:sz w:val="24"/>
          <w:szCs w:val="24"/>
        </w:rPr>
        <w:t xml:space="preserve"> </w:t>
      </w:r>
      <w:r w:rsidR="00D04B74">
        <w:rPr>
          <w:rFonts w:ascii="Times New Roman" w:hAnsi="Times New Roman" w:cs="Times New Roman"/>
          <w:b/>
          <w:bCs/>
          <w:sz w:val="24"/>
          <w:szCs w:val="24"/>
        </w:rPr>
        <w:t xml:space="preserve"> </w:t>
      </w:r>
      <w:r w:rsidR="00E93EB0">
        <w:rPr>
          <w:rFonts w:ascii="Times New Roman" w:hAnsi="Times New Roman" w:cs="Times New Roman"/>
          <w:b/>
          <w:bCs/>
          <w:sz w:val="24"/>
          <w:szCs w:val="24"/>
        </w:rPr>
        <w:t xml:space="preserve">                 </w:t>
      </w:r>
      <w:r w:rsidR="00B873EF">
        <w:rPr>
          <w:rFonts w:ascii="Times New Roman" w:hAnsi="Times New Roman" w:cs="Times New Roman"/>
          <w:b/>
          <w:bCs/>
          <w:sz w:val="24"/>
          <w:szCs w:val="24"/>
        </w:rPr>
        <w:t>37087B91845D47DBC80474BB9F9E9FD3</w:t>
      </w:r>
    </w:p>
    <w:p w14:paraId="0C828141" w14:textId="1807833B" w:rsidR="00E93EB0" w:rsidRDefault="00E93EB0" w:rsidP="00E93EB0">
      <w:pPr>
        <w:pBdr>
          <w:top w:val="single" w:sz="4" w:space="1" w:color="auto"/>
          <w:left w:val="single" w:sz="4" w:space="4" w:color="auto"/>
          <w:bottom w:val="single" w:sz="4" w:space="1" w:color="auto"/>
          <w:right w:val="single" w:sz="4" w:space="4" w:color="auto"/>
        </w:pBdr>
        <w:rPr>
          <w:rFonts w:ascii="Times New Roman" w:hAnsi="Times New Roman" w:cs="Times New Roman"/>
          <w:b/>
          <w:bCs/>
          <w:sz w:val="24"/>
          <w:szCs w:val="24"/>
        </w:rPr>
      </w:pP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TeamLeader</w:t>
      </w:r>
      <w:proofErr w:type="spellEnd"/>
      <w:r>
        <w:rPr>
          <w:rFonts w:ascii="Times New Roman" w:hAnsi="Times New Roman" w:cs="Times New Roman"/>
          <w:b/>
          <w:bCs/>
          <w:sz w:val="24"/>
          <w:szCs w:val="24"/>
        </w:rPr>
        <w:t xml:space="preserve">)  </w:t>
      </w:r>
    </w:p>
    <w:p w14:paraId="3FE47804" w14:textId="223061F5" w:rsidR="00B873EF" w:rsidRDefault="00483259" w:rsidP="00E93EB0">
      <w:pPr>
        <w:pBdr>
          <w:top w:val="single" w:sz="4" w:space="1" w:color="auto"/>
          <w:left w:val="single" w:sz="4" w:space="4" w:color="auto"/>
          <w:bottom w:val="single" w:sz="4" w:space="1" w:color="auto"/>
          <w:right w:val="single" w:sz="4" w:space="4" w:color="auto"/>
        </w:pBdr>
        <w:rPr>
          <w:rFonts w:ascii="Times New Roman" w:hAnsi="Times New Roman" w:cs="Times New Roman"/>
          <w:b/>
          <w:bCs/>
          <w:sz w:val="24"/>
          <w:szCs w:val="24"/>
        </w:rPr>
      </w:pPr>
      <w:r>
        <w:rPr>
          <w:rFonts w:ascii="Times New Roman" w:hAnsi="Times New Roman" w:cs="Times New Roman"/>
          <w:b/>
          <w:bCs/>
          <w:sz w:val="24"/>
          <w:szCs w:val="24"/>
        </w:rPr>
        <w:t xml:space="preserve">                                 2. </w:t>
      </w:r>
      <w:proofErr w:type="spellStart"/>
      <w:proofErr w:type="gramStart"/>
      <w:r w:rsidR="00D04B74">
        <w:rPr>
          <w:rFonts w:ascii="Times New Roman" w:hAnsi="Times New Roman" w:cs="Times New Roman"/>
          <w:b/>
          <w:bCs/>
          <w:sz w:val="24"/>
          <w:szCs w:val="24"/>
        </w:rPr>
        <w:t>S.Aarthi</w:t>
      </w:r>
      <w:proofErr w:type="spellEnd"/>
      <w:proofErr w:type="gramEnd"/>
      <w:r w:rsidR="00E93EB0">
        <w:rPr>
          <w:rFonts w:ascii="Times New Roman" w:hAnsi="Times New Roman" w:cs="Times New Roman"/>
          <w:b/>
          <w:bCs/>
          <w:sz w:val="24"/>
          <w:szCs w:val="24"/>
        </w:rPr>
        <w:t xml:space="preserve">                      </w:t>
      </w:r>
      <w:r w:rsidR="00B873EF">
        <w:rPr>
          <w:rFonts w:ascii="Times New Roman" w:hAnsi="Times New Roman" w:cs="Times New Roman"/>
          <w:b/>
          <w:bCs/>
          <w:sz w:val="24"/>
          <w:szCs w:val="24"/>
        </w:rPr>
        <w:t>A05E4A2852549A4A0A04CDE1364A6FDA</w:t>
      </w:r>
    </w:p>
    <w:p w14:paraId="5BB4DC16" w14:textId="7DC74C5D" w:rsidR="00B873EF" w:rsidRDefault="00483259" w:rsidP="00E93EB0">
      <w:pPr>
        <w:pBdr>
          <w:top w:val="single" w:sz="4" w:space="1" w:color="auto"/>
          <w:left w:val="single" w:sz="4" w:space="4" w:color="auto"/>
          <w:bottom w:val="single" w:sz="4" w:space="1" w:color="auto"/>
          <w:right w:val="single" w:sz="4" w:space="4" w:color="auto"/>
        </w:pBdr>
        <w:rPr>
          <w:rFonts w:ascii="Times New Roman" w:hAnsi="Times New Roman" w:cs="Times New Roman"/>
          <w:b/>
          <w:bCs/>
          <w:sz w:val="24"/>
          <w:szCs w:val="24"/>
        </w:rPr>
      </w:pPr>
      <w:r>
        <w:rPr>
          <w:rFonts w:ascii="Times New Roman" w:hAnsi="Times New Roman" w:cs="Times New Roman"/>
          <w:b/>
          <w:bCs/>
          <w:sz w:val="24"/>
          <w:szCs w:val="24"/>
        </w:rPr>
        <w:t xml:space="preserve">                                 3. </w:t>
      </w:r>
      <w:proofErr w:type="spellStart"/>
      <w:proofErr w:type="gramStart"/>
      <w:r w:rsidR="00D04B74">
        <w:rPr>
          <w:rFonts w:ascii="Times New Roman" w:hAnsi="Times New Roman" w:cs="Times New Roman"/>
          <w:b/>
          <w:bCs/>
          <w:sz w:val="24"/>
          <w:szCs w:val="24"/>
        </w:rPr>
        <w:t>S.Abi</w:t>
      </w:r>
      <w:proofErr w:type="spellEnd"/>
      <w:proofErr w:type="gramEnd"/>
      <w:r w:rsidR="00E93EB0">
        <w:rPr>
          <w:rFonts w:ascii="Times New Roman" w:hAnsi="Times New Roman" w:cs="Times New Roman"/>
          <w:b/>
          <w:bCs/>
          <w:sz w:val="24"/>
          <w:szCs w:val="24"/>
        </w:rPr>
        <w:t xml:space="preserve">                          </w:t>
      </w:r>
      <w:r w:rsidR="00B873EF">
        <w:rPr>
          <w:rFonts w:ascii="Times New Roman" w:hAnsi="Times New Roman" w:cs="Times New Roman"/>
          <w:b/>
          <w:bCs/>
          <w:sz w:val="24"/>
          <w:szCs w:val="24"/>
        </w:rPr>
        <w:t>7AAA62A0AD6B96B99934E6B72CF16C24</w:t>
      </w:r>
    </w:p>
    <w:p w14:paraId="7FBB00E8" w14:textId="4AF7D67F" w:rsidR="00B873EF" w:rsidRDefault="00483259" w:rsidP="00E93EB0">
      <w:pPr>
        <w:pBdr>
          <w:top w:val="single" w:sz="4" w:space="1" w:color="auto"/>
          <w:left w:val="single" w:sz="4" w:space="4" w:color="auto"/>
          <w:bottom w:val="single" w:sz="4" w:space="1" w:color="auto"/>
          <w:right w:val="single" w:sz="4" w:space="4" w:color="auto"/>
        </w:pBdr>
        <w:rPr>
          <w:rFonts w:ascii="Times New Roman" w:hAnsi="Times New Roman" w:cs="Times New Roman"/>
          <w:b/>
          <w:bCs/>
          <w:sz w:val="24"/>
          <w:szCs w:val="24"/>
        </w:rPr>
      </w:pPr>
      <w:r>
        <w:rPr>
          <w:rFonts w:ascii="Times New Roman" w:hAnsi="Times New Roman" w:cs="Times New Roman"/>
          <w:b/>
          <w:bCs/>
          <w:sz w:val="24"/>
          <w:szCs w:val="24"/>
        </w:rPr>
        <w:t xml:space="preserve">                                 4. </w:t>
      </w:r>
      <w:proofErr w:type="spellStart"/>
      <w:proofErr w:type="gramStart"/>
      <w:r w:rsidR="00D04B74">
        <w:rPr>
          <w:rFonts w:ascii="Times New Roman" w:hAnsi="Times New Roman" w:cs="Times New Roman"/>
          <w:b/>
          <w:bCs/>
          <w:sz w:val="24"/>
          <w:szCs w:val="24"/>
        </w:rPr>
        <w:t>S.Abitha</w:t>
      </w:r>
      <w:proofErr w:type="spellEnd"/>
      <w:proofErr w:type="gramEnd"/>
      <w:r w:rsidR="00E93EB0">
        <w:rPr>
          <w:rFonts w:ascii="Times New Roman" w:hAnsi="Times New Roman" w:cs="Times New Roman"/>
          <w:b/>
          <w:bCs/>
          <w:sz w:val="24"/>
          <w:szCs w:val="24"/>
        </w:rPr>
        <w:t xml:space="preserve">                     </w:t>
      </w:r>
      <w:r w:rsidR="00B873EF">
        <w:rPr>
          <w:rFonts w:ascii="Times New Roman" w:hAnsi="Times New Roman" w:cs="Times New Roman"/>
          <w:b/>
          <w:bCs/>
          <w:sz w:val="24"/>
          <w:szCs w:val="24"/>
        </w:rPr>
        <w:t>41643E989A8A1BFAA1B4FF047A4131F9</w:t>
      </w:r>
    </w:p>
    <w:p w14:paraId="67FE326D" w14:textId="6FF6041D" w:rsidR="00B873EF" w:rsidRDefault="00483259" w:rsidP="00E93EB0">
      <w:pPr>
        <w:pBdr>
          <w:top w:val="single" w:sz="4" w:space="1" w:color="auto"/>
          <w:left w:val="single" w:sz="4" w:space="4" w:color="auto"/>
          <w:bottom w:val="single" w:sz="4" w:space="1" w:color="auto"/>
          <w:right w:val="single" w:sz="4" w:space="4" w:color="auto"/>
        </w:pBdr>
        <w:rPr>
          <w:rFonts w:ascii="Times New Roman" w:hAnsi="Times New Roman" w:cs="Times New Roman"/>
          <w:b/>
          <w:bCs/>
          <w:sz w:val="24"/>
          <w:szCs w:val="24"/>
        </w:rPr>
      </w:pPr>
      <w:r>
        <w:rPr>
          <w:rFonts w:ascii="Times New Roman" w:hAnsi="Times New Roman" w:cs="Times New Roman"/>
          <w:b/>
          <w:bCs/>
          <w:sz w:val="24"/>
          <w:szCs w:val="24"/>
        </w:rPr>
        <w:t xml:space="preserve">                                 5. </w:t>
      </w:r>
      <w:proofErr w:type="spellStart"/>
      <w:proofErr w:type="gramStart"/>
      <w:r w:rsidR="00D04B74">
        <w:rPr>
          <w:rFonts w:ascii="Times New Roman" w:hAnsi="Times New Roman" w:cs="Times New Roman"/>
          <w:b/>
          <w:bCs/>
          <w:sz w:val="24"/>
          <w:szCs w:val="24"/>
        </w:rPr>
        <w:t>G.Janani</w:t>
      </w:r>
      <w:proofErr w:type="spellEnd"/>
      <w:proofErr w:type="gramEnd"/>
      <w:r w:rsidR="00E93EB0">
        <w:rPr>
          <w:rFonts w:ascii="Times New Roman" w:hAnsi="Times New Roman" w:cs="Times New Roman"/>
          <w:b/>
          <w:bCs/>
          <w:sz w:val="24"/>
          <w:szCs w:val="24"/>
        </w:rPr>
        <w:t xml:space="preserve">                    </w:t>
      </w:r>
      <w:r w:rsidR="00B873EF">
        <w:rPr>
          <w:rFonts w:ascii="Times New Roman" w:hAnsi="Times New Roman" w:cs="Times New Roman"/>
          <w:b/>
          <w:bCs/>
          <w:sz w:val="24"/>
          <w:szCs w:val="24"/>
        </w:rPr>
        <w:t>5A226FDF26952F495B644B7EF386D2FA</w:t>
      </w:r>
    </w:p>
    <w:p w14:paraId="7F8F9107" w14:textId="1A3FB1B9" w:rsidR="00B873EF" w:rsidRDefault="00483259" w:rsidP="00E93EB0">
      <w:pPr>
        <w:pBdr>
          <w:top w:val="single" w:sz="4" w:space="1" w:color="auto"/>
          <w:left w:val="single" w:sz="4" w:space="4" w:color="auto"/>
          <w:bottom w:val="single" w:sz="4" w:space="1" w:color="auto"/>
          <w:right w:val="single" w:sz="4" w:space="4" w:color="auto"/>
        </w:pBdr>
        <w:rPr>
          <w:rFonts w:ascii="Times New Roman" w:hAnsi="Times New Roman" w:cs="Times New Roman"/>
          <w:b/>
          <w:bCs/>
          <w:sz w:val="24"/>
          <w:szCs w:val="24"/>
        </w:rPr>
      </w:pPr>
      <w:r>
        <w:rPr>
          <w:rFonts w:ascii="Times New Roman" w:hAnsi="Times New Roman" w:cs="Times New Roman"/>
          <w:b/>
          <w:bCs/>
          <w:sz w:val="24"/>
          <w:szCs w:val="24"/>
        </w:rPr>
        <w:t xml:space="preserve">                                 6. </w:t>
      </w:r>
      <w:proofErr w:type="spellStart"/>
      <w:proofErr w:type="gramStart"/>
      <w:r w:rsidR="00D04B74">
        <w:rPr>
          <w:rFonts w:ascii="Times New Roman" w:hAnsi="Times New Roman" w:cs="Times New Roman"/>
          <w:b/>
          <w:bCs/>
          <w:sz w:val="24"/>
          <w:szCs w:val="24"/>
        </w:rPr>
        <w:t>T.Sowntharya</w:t>
      </w:r>
      <w:proofErr w:type="spellEnd"/>
      <w:proofErr w:type="gramEnd"/>
      <w:r w:rsidR="00E93EB0">
        <w:rPr>
          <w:rFonts w:ascii="Times New Roman" w:hAnsi="Times New Roman" w:cs="Times New Roman"/>
          <w:b/>
          <w:bCs/>
          <w:sz w:val="24"/>
          <w:szCs w:val="24"/>
        </w:rPr>
        <w:t xml:space="preserve">            </w:t>
      </w:r>
      <w:r w:rsidR="00B873EF">
        <w:rPr>
          <w:rFonts w:ascii="Times New Roman" w:hAnsi="Times New Roman" w:cs="Times New Roman"/>
          <w:b/>
          <w:bCs/>
          <w:sz w:val="24"/>
          <w:szCs w:val="24"/>
        </w:rPr>
        <w:t>4EF08A350CD4</w:t>
      </w:r>
      <w:r w:rsidR="00D04B74">
        <w:rPr>
          <w:rFonts w:ascii="Times New Roman" w:hAnsi="Times New Roman" w:cs="Times New Roman"/>
          <w:b/>
          <w:bCs/>
          <w:sz w:val="24"/>
          <w:szCs w:val="24"/>
        </w:rPr>
        <w:t>B929F734C349623F7811</w:t>
      </w:r>
    </w:p>
    <w:p w14:paraId="3CFFB978" w14:textId="7E615735" w:rsidR="00D04B74" w:rsidRDefault="00483259" w:rsidP="00E93EB0">
      <w:pPr>
        <w:pBdr>
          <w:top w:val="single" w:sz="4" w:space="1" w:color="auto"/>
          <w:left w:val="single" w:sz="4" w:space="4" w:color="auto"/>
          <w:bottom w:val="single" w:sz="4" w:space="1" w:color="auto"/>
          <w:right w:val="single" w:sz="4" w:space="4" w:color="auto"/>
        </w:pBdr>
        <w:rPr>
          <w:rFonts w:ascii="Times New Roman" w:hAnsi="Times New Roman" w:cs="Times New Roman"/>
          <w:b/>
          <w:bCs/>
          <w:sz w:val="24"/>
          <w:szCs w:val="24"/>
        </w:rPr>
      </w:pPr>
      <w:r>
        <w:rPr>
          <w:rFonts w:ascii="Times New Roman" w:hAnsi="Times New Roman" w:cs="Times New Roman"/>
          <w:b/>
          <w:bCs/>
          <w:sz w:val="24"/>
          <w:szCs w:val="24"/>
        </w:rPr>
        <w:t xml:space="preserve">                                7. </w:t>
      </w:r>
      <w:proofErr w:type="spellStart"/>
      <w:proofErr w:type="gramStart"/>
      <w:r w:rsidR="00D04B74">
        <w:rPr>
          <w:rFonts w:ascii="Times New Roman" w:hAnsi="Times New Roman" w:cs="Times New Roman"/>
          <w:b/>
          <w:bCs/>
          <w:sz w:val="24"/>
          <w:szCs w:val="24"/>
        </w:rPr>
        <w:t>M.Thirisha</w:t>
      </w:r>
      <w:proofErr w:type="spellEnd"/>
      <w:proofErr w:type="gramEnd"/>
      <w:r w:rsidR="00E93EB0">
        <w:rPr>
          <w:rFonts w:ascii="Times New Roman" w:hAnsi="Times New Roman" w:cs="Times New Roman"/>
          <w:b/>
          <w:bCs/>
          <w:sz w:val="24"/>
          <w:szCs w:val="24"/>
        </w:rPr>
        <w:t xml:space="preserve">                  </w:t>
      </w:r>
      <w:r w:rsidR="00D04B74">
        <w:rPr>
          <w:rFonts w:ascii="Times New Roman" w:hAnsi="Times New Roman" w:cs="Times New Roman"/>
          <w:b/>
          <w:bCs/>
          <w:sz w:val="24"/>
          <w:szCs w:val="24"/>
        </w:rPr>
        <w:t>EE1075CC1F3F1F88AED4DD4F9A457AC2</w:t>
      </w:r>
    </w:p>
    <w:p w14:paraId="7C7990B2" w14:textId="23185DA2" w:rsidR="006A5D46" w:rsidRPr="00483259" w:rsidRDefault="006A5D46" w:rsidP="00960EB5">
      <w:pPr>
        <w:pBdr>
          <w:top w:val="single" w:sz="4" w:space="1" w:color="auto"/>
          <w:left w:val="single" w:sz="4" w:space="4" w:color="auto"/>
          <w:bottom w:val="single" w:sz="4" w:space="1" w:color="auto"/>
          <w:right w:val="single" w:sz="4" w:space="4" w:color="auto"/>
        </w:pBdr>
        <w:jc w:val="center"/>
        <w:outlineLvl w:val="0"/>
        <w:rPr>
          <w:rFonts w:ascii="Times New Roman" w:hAnsi="Times New Roman" w:cs="Times New Roman"/>
          <w:sz w:val="36"/>
          <w:szCs w:val="36"/>
        </w:rPr>
      </w:pPr>
      <w:r w:rsidRPr="00483259">
        <w:rPr>
          <w:rFonts w:ascii="Times New Roman" w:hAnsi="Times New Roman" w:cs="Times New Roman"/>
          <w:sz w:val="36"/>
          <w:szCs w:val="36"/>
        </w:rPr>
        <w:t>Under the guidance of</w:t>
      </w:r>
    </w:p>
    <w:p w14:paraId="2DF4E357" w14:textId="339590E2" w:rsidR="006A5D46" w:rsidRPr="00960EB5" w:rsidRDefault="006A5D46" w:rsidP="00960EB5">
      <w:pPr>
        <w:pBdr>
          <w:top w:val="single" w:sz="4" w:space="1" w:color="auto"/>
          <w:left w:val="single" w:sz="4" w:space="4" w:color="auto"/>
          <w:bottom w:val="single" w:sz="4" w:space="1" w:color="auto"/>
          <w:right w:val="single" w:sz="4" w:space="4" w:color="auto"/>
        </w:pBdr>
        <w:spacing w:after="240" w:line="276" w:lineRule="auto"/>
        <w:jc w:val="center"/>
        <w:rPr>
          <w:rFonts w:ascii="Times New Roman" w:hAnsi="Times New Roman" w:cs="Times New Roman"/>
          <w:b/>
          <w:bCs/>
          <w:sz w:val="28"/>
          <w:szCs w:val="28"/>
        </w:rPr>
      </w:pPr>
      <w:r w:rsidRPr="00960EB5">
        <w:rPr>
          <w:rFonts w:ascii="Times New Roman" w:hAnsi="Times New Roman" w:cs="Times New Roman"/>
          <w:b/>
          <w:bCs/>
          <w:sz w:val="28"/>
          <w:szCs w:val="28"/>
        </w:rPr>
        <w:t xml:space="preserve">Dr. K. Lilly Mary </w:t>
      </w:r>
      <w:proofErr w:type="spellStart"/>
      <w:proofErr w:type="gramStart"/>
      <w:r w:rsidRPr="00960EB5">
        <w:rPr>
          <w:rFonts w:ascii="Times New Roman" w:hAnsi="Times New Roman" w:cs="Times New Roman"/>
          <w:b/>
          <w:bCs/>
          <w:sz w:val="28"/>
          <w:szCs w:val="28"/>
        </w:rPr>
        <w:t>Euchari</w:t>
      </w:r>
      <w:r w:rsidR="00960EB5" w:rsidRPr="00960EB5">
        <w:rPr>
          <w:rFonts w:ascii="Times New Roman" w:hAnsi="Times New Roman" w:cs="Times New Roman"/>
          <w:b/>
          <w:bCs/>
          <w:sz w:val="28"/>
          <w:szCs w:val="28"/>
        </w:rPr>
        <w:t>sta</w:t>
      </w:r>
      <w:proofErr w:type="spellEnd"/>
      <w:r w:rsidR="00960EB5" w:rsidRPr="00960EB5">
        <w:rPr>
          <w:rFonts w:ascii="Times New Roman" w:hAnsi="Times New Roman" w:cs="Times New Roman"/>
          <w:b/>
          <w:bCs/>
          <w:sz w:val="28"/>
          <w:szCs w:val="28"/>
        </w:rPr>
        <w:t xml:space="preserve">  </w:t>
      </w:r>
      <w:r w:rsidRPr="00960EB5">
        <w:rPr>
          <w:rFonts w:ascii="Times New Roman" w:hAnsi="Times New Roman" w:cs="Times New Roman"/>
          <w:b/>
          <w:bCs/>
          <w:sz w:val="28"/>
          <w:szCs w:val="28"/>
        </w:rPr>
        <w:t>Assistant</w:t>
      </w:r>
      <w:proofErr w:type="gramEnd"/>
      <w:r w:rsidRPr="00960EB5">
        <w:rPr>
          <w:rFonts w:ascii="Times New Roman" w:hAnsi="Times New Roman" w:cs="Times New Roman"/>
          <w:b/>
          <w:bCs/>
          <w:sz w:val="28"/>
          <w:szCs w:val="28"/>
        </w:rPr>
        <w:t xml:space="preserve"> Professor</w:t>
      </w:r>
    </w:p>
    <w:p w14:paraId="26C2501B" w14:textId="6162EAB1" w:rsidR="006A5D46" w:rsidRPr="00960EB5" w:rsidRDefault="006A5D46" w:rsidP="006A5D46">
      <w:pPr>
        <w:pBdr>
          <w:top w:val="single" w:sz="4" w:space="1" w:color="auto"/>
          <w:left w:val="single" w:sz="4" w:space="4" w:color="auto"/>
          <w:bottom w:val="single" w:sz="4" w:space="1" w:color="auto"/>
          <w:right w:val="single" w:sz="4" w:space="4" w:color="auto"/>
        </w:pBdr>
        <w:spacing w:line="276" w:lineRule="auto"/>
        <w:jc w:val="center"/>
        <w:rPr>
          <w:rFonts w:ascii="Times New Roman" w:hAnsi="Times New Roman" w:cs="Times New Roman"/>
          <w:b/>
          <w:bCs/>
          <w:sz w:val="28"/>
          <w:szCs w:val="28"/>
        </w:rPr>
      </w:pPr>
      <w:r w:rsidRPr="00960EB5">
        <w:rPr>
          <w:rFonts w:ascii="Times New Roman" w:hAnsi="Times New Roman" w:cs="Times New Roman"/>
          <w:b/>
          <w:bCs/>
          <w:sz w:val="28"/>
          <w:szCs w:val="28"/>
        </w:rPr>
        <w:t>Department of Physics</w:t>
      </w:r>
    </w:p>
    <w:p w14:paraId="0787EAF0" w14:textId="77777777" w:rsidR="006A5D46" w:rsidRPr="00960EB5" w:rsidRDefault="006A5D46" w:rsidP="006A5D46">
      <w:pPr>
        <w:pBdr>
          <w:top w:val="single" w:sz="4" w:space="1" w:color="auto"/>
          <w:left w:val="single" w:sz="4" w:space="4" w:color="auto"/>
          <w:bottom w:val="single" w:sz="4" w:space="1" w:color="auto"/>
          <w:right w:val="single" w:sz="4" w:space="4" w:color="auto"/>
        </w:pBdr>
        <w:spacing w:line="276" w:lineRule="auto"/>
        <w:jc w:val="center"/>
        <w:rPr>
          <w:rFonts w:ascii="Times New Roman" w:hAnsi="Times New Roman" w:cs="Times New Roman"/>
          <w:b/>
          <w:bCs/>
          <w:sz w:val="28"/>
          <w:szCs w:val="28"/>
        </w:rPr>
      </w:pPr>
      <w:r w:rsidRPr="00960EB5">
        <w:rPr>
          <w:rFonts w:ascii="Times New Roman" w:hAnsi="Times New Roman" w:cs="Times New Roman"/>
          <w:b/>
          <w:bCs/>
          <w:sz w:val="28"/>
          <w:szCs w:val="28"/>
        </w:rPr>
        <w:t>Sri Meenakshi Government Arts College for Women (A)</w:t>
      </w:r>
    </w:p>
    <w:p w14:paraId="044CA579" w14:textId="77777777" w:rsidR="006A5D46" w:rsidRPr="00960EB5" w:rsidRDefault="006A5D46" w:rsidP="006A5D46">
      <w:pPr>
        <w:pBdr>
          <w:top w:val="single" w:sz="4" w:space="1" w:color="auto"/>
          <w:left w:val="single" w:sz="4" w:space="4" w:color="auto"/>
          <w:bottom w:val="single" w:sz="4" w:space="1" w:color="auto"/>
          <w:right w:val="single" w:sz="4" w:space="4" w:color="auto"/>
        </w:pBdr>
        <w:spacing w:line="276" w:lineRule="auto"/>
        <w:jc w:val="center"/>
        <w:rPr>
          <w:rFonts w:ascii="Times New Roman" w:hAnsi="Times New Roman" w:cs="Times New Roman"/>
          <w:b/>
          <w:bCs/>
          <w:sz w:val="28"/>
          <w:szCs w:val="28"/>
        </w:rPr>
      </w:pPr>
      <w:r w:rsidRPr="00960EB5">
        <w:rPr>
          <w:rFonts w:ascii="Times New Roman" w:hAnsi="Times New Roman" w:cs="Times New Roman"/>
          <w:b/>
          <w:bCs/>
          <w:sz w:val="28"/>
          <w:szCs w:val="28"/>
        </w:rPr>
        <w:t>Madurai – 625 002</w:t>
      </w:r>
    </w:p>
    <w:p w14:paraId="5A54E810" w14:textId="416FAD9B" w:rsidR="006A5D46" w:rsidRDefault="006A5D46" w:rsidP="006A5D46">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Pr>
          <w:rFonts w:ascii="Arial MT" w:hAnsi="Arial MT" w:cs="Arial MT"/>
          <w:noProof/>
        </w:rPr>
        <w:drawing>
          <wp:anchor distT="0" distB="0" distL="114300" distR="114300" simplePos="0" relativeHeight="251659264" behindDoc="0" locked="0" layoutInCell="1" allowOverlap="1" wp14:anchorId="0B9F39C7" wp14:editId="640C2837">
            <wp:simplePos x="0" y="0"/>
            <wp:positionH relativeFrom="margin">
              <wp:align>center</wp:align>
            </wp:positionH>
            <wp:positionV relativeFrom="paragraph">
              <wp:posOffset>5715</wp:posOffset>
            </wp:positionV>
            <wp:extent cx="1257300" cy="140652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r="11984"/>
                    <a:stretch>
                      <a:fillRect/>
                    </a:stretch>
                  </pic:blipFill>
                  <pic:spPr bwMode="auto">
                    <a:xfrm>
                      <a:off x="0" y="0"/>
                      <a:ext cx="1257300" cy="1406525"/>
                    </a:xfrm>
                    <a:prstGeom prst="rect">
                      <a:avLst/>
                    </a:prstGeom>
                    <a:noFill/>
                  </pic:spPr>
                </pic:pic>
              </a:graphicData>
            </a:graphic>
            <wp14:sizeRelH relativeFrom="page">
              <wp14:pctWidth>0</wp14:pctWidth>
            </wp14:sizeRelH>
            <wp14:sizeRelV relativeFrom="page">
              <wp14:pctHeight>0</wp14:pctHeight>
            </wp14:sizeRelV>
          </wp:anchor>
        </w:drawing>
      </w:r>
    </w:p>
    <w:p w14:paraId="06578F5F" w14:textId="77777777" w:rsidR="006A5D46" w:rsidRDefault="006A5D46" w:rsidP="006A5D46">
      <w:pPr>
        <w:pBdr>
          <w:top w:val="single" w:sz="4" w:space="1" w:color="auto"/>
          <w:left w:val="single" w:sz="4" w:space="4" w:color="auto"/>
          <w:bottom w:val="single" w:sz="4" w:space="1" w:color="auto"/>
          <w:right w:val="single" w:sz="4" w:space="4" w:color="auto"/>
        </w:pBdr>
        <w:rPr>
          <w:rFonts w:ascii="Times New Roman" w:hAnsi="Times New Roman" w:cs="Times New Roman"/>
          <w:b/>
          <w:bCs/>
          <w:sz w:val="24"/>
          <w:szCs w:val="24"/>
        </w:rPr>
      </w:pPr>
      <w:r>
        <w:rPr>
          <w:rFonts w:ascii="Times New Roman" w:hAnsi="Times New Roman" w:cs="Times New Roman"/>
          <w:b/>
          <w:bCs/>
          <w:sz w:val="24"/>
          <w:szCs w:val="24"/>
        </w:rPr>
        <w:t xml:space="preserve"> </w:t>
      </w:r>
    </w:p>
    <w:p w14:paraId="6823F604" w14:textId="77777777" w:rsidR="006A5D46" w:rsidRDefault="006A5D46" w:rsidP="006A5D46">
      <w:pPr>
        <w:pBdr>
          <w:top w:val="single" w:sz="4" w:space="1" w:color="auto"/>
          <w:left w:val="single" w:sz="4" w:space="4" w:color="auto"/>
          <w:bottom w:val="single" w:sz="4" w:space="1" w:color="auto"/>
          <w:right w:val="single" w:sz="4" w:space="4" w:color="auto"/>
        </w:pBdr>
        <w:spacing w:after="120"/>
        <w:rPr>
          <w:rFonts w:ascii="Times New Roman" w:hAnsi="Times New Roman" w:cs="Times New Roman"/>
          <w:b/>
          <w:bCs/>
          <w:sz w:val="24"/>
          <w:szCs w:val="24"/>
        </w:rPr>
      </w:pPr>
    </w:p>
    <w:p w14:paraId="46A1F4BC" w14:textId="77777777" w:rsidR="006A5D46" w:rsidRDefault="006A5D46" w:rsidP="006A5D46">
      <w:pPr>
        <w:pBdr>
          <w:top w:val="single" w:sz="4" w:space="1" w:color="auto"/>
          <w:left w:val="single" w:sz="4" w:space="4" w:color="auto"/>
          <w:bottom w:val="single" w:sz="4" w:space="1" w:color="auto"/>
          <w:right w:val="single" w:sz="4" w:space="4" w:color="auto"/>
        </w:pBdr>
        <w:spacing w:after="120"/>
        <w:rPr>
          <w:rFonts w:ascii="Times New Roman" w:hAnsi="Times New Roman" w:cs="Times New Roman"/>
          <w:b/>
          <w:bCs/>
          <w:sz w:val="24"/>
          <w:szCs w:val="24"/>
        </w:rPr>
      </w:pPr>
    </w:p>
    <w:p w14:paraId="4E369EBF" w14:textId="77777777" w:rsidR="006A5D46" w:rsidRDefault="006A5D46" w:rsidP="006A5D46">
      <w:pPr>
        <w:pBdr>
          <w:top w:val="single" w:sz="4" w:space="1" w:color="auto"/>
          <w:left w:val="single" w:sz="4" w:space="4" w:color="auto"/>
          <w:bottom w:val="single" w:sz="4" w:space="1" w:color="auto"/>
          <w:right w:val="single" w:sz="4" w:space="4" w:color="auto"/>
        </w:pBdr>
        <w:spacing w:after="120"/>
        <w:rPr>
          <w:rFonts w:ascii="Times New Roman" w:hAnsi="Times New Roman" w:cs="Times New Roman"/>
          <w:b/>
          <w:bCs/>
          <w:sz w:val="24"/>
          <w:szCs w:val="24"/>
        </w:rPr>
      </w:pPr>
    </w:p>
    <w:p w14:paraId="2074E60C" w14:textId="77777777" w:rsidR="006A5D46" w:rsidRDefault="006A5D46" w:rsidP="006A5D46">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b/>
          <w:bCs/>
          <w:sz w:val="24"/>
          <w:szCs w:val="24"/>
        </w:rPr>
      </w:pPr>
    </w:p>
    <w:p w14:paraId="27C96A30" w14:textId="77777777" w:rsidR="006A5D46" w:rsidRDefault="006A5D46" w:rsidP="006A5D46">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October 2023</w:t>
      </w:r>
    </w:p>
    <w:p w14:paraId="2D4DEB30" w14:textId="77777777" w:rsidR="006A5D46" w:rsidRDefault="006A5D46" w:rsidP="006A5D46">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21445287" w14:textId="77777777" w:rsidR="006A5D46" w:rsidRDefault="006A5D46" w:rsidP="006A5D46">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00979AE6" w14:textId="77777777" w:rsidR="00874B5C" w:rsidRPr="00874B5C" w:rsidRDefault="00B83701" w:rsidP="00874B5C">
      <w:pPr>
        <w:pStyle w:val="Title"/>
        <w:pBdr>
          <w:top w:val="thinThickSmallGap" w:sz="24" w:space="1" w:color="auto"/>
          <w:left w:val="thinThickSmallGap" w:sz="24" w:space="4" w:color="auto"/>
          <w:bottom w:val="thinThickSmallGap" w:sz="24" w:space="0" w:color="auto"/>
          <w:right w:val="thinThickSmallGap" w:sz="24" w:space="4" w:color="auto"/>
        </w:pBdr>
        <w:ind w:left="720"/>
        <w:rPr>
          <w:i/>
          <w:iCs/>
          <w:lang w:val="en-IN"/>
        </w:rPr>
      </w:pPr>
      <w:r w:rsidRPr="002C54F1">
        <w:rPr>
          <w:rFonts w:ascii="Bahnschrift SemiBold SemiConden" w:hAnsi="Bahnschrift SemiBold SemiConden"/>
          <w:i/>
          <w:iCs/>
          <w:color w:val="3333CC"/>
          <w:sz w:val="44"/>
          <w:szCs w:val="44"/>
          <w:u w:val="wave"/>
          <w:lang w:val="en-IN"/>
        </w:rPr>
        <w:t>Unlocking Insights</w:t>
      </w:r>
      <w:r w:rsidR="00896E95" w:rsidRPr="002C54F1">
        <w:rPr>
          <w:rFonts w:ascii="Bahnschrift SemiBold SemiConden" w:hAnsi="Bahnschrift SemiBold SemiConden"/>
          <w:i/>
          <w:iCs/>
          <w:color w:val="3333CC"/>
          <w:sz w:val="44"/>
          <w:szCs w:val="44"/>
          <w:u w:val="wave"/>
          <w:lang w:val="en-IN"/>
        </w:rPr>
        <w:t xml:space="preserve"> </w:t>
      </w:r>
      <w:proofErr w:type="gramStart"/>
      <w:r w:rsidRPr="002C54F1">
        <w:rPr>
          <w:rFonts w:ascii="Bahnschrift SemiBold SemiConden" w:hAnsi="Bahnschrift SemiBold SemiConden"/>
          <w:i/>
          <w:iCs/>
          <w:color w:val="3333CC"/>
          <w:sz w:val="44"/>
          <w:szCs w:val="44"/>
          <w:u w:val="wave"/>
          <w:lang w:val="en-IN"/>
        </w:rPr>
        <w:t>Into</w:t>
      </w:r>
      <w:proofErr w:type="gramEnd"/>
      <w:r w:rsidR="00EE47ED" w:rsidRPr="002C54F1">
        <w:rPr>
          <w:rFonts w:ascii="Bahnschrift SemiBold SemiConden" w:hAnsi="Bahnschrift SemiBold SemiConden"/>
          <w:i/>
          <w:iCs/>
          <w:color w:val="3333CC"/>
          <w:sz w:val="44"/>
          <w:szCs w:val="44"/>
          <w:u w:val="wave"/>
          <w:lang w:val="en-IN"/>
        </w:rPr>
        <w:t xml:space="preserve"> </w:t>
      </w:r>
      <w:r w:rsidRPr="002C54F1">
        <w:rPr>
          <w:rFonts w:ascii="Bahnschrift SemiBold SemiConden" w:hAnsi="Bahnschrift SemiBold SemiConden"/>
          <w:i/>
          <w:iCs/>
          <w:color w:val="3333CC"/>
          <w:sz w:val="44"/>
          <w:szCs w:val="44"/>
          <w:u w:val="wave"/>
          <w:lang w:val="en-IN"/>
        </w:rPr>
        <w:t>The Global Air Trans</w:t>
      </w:r>
      <w:r w:rsidR="00896E95" w:rsidRPr="002C54F1">
        <w:rPr>
          <w:rFonts w:ascii="Bahnschrift SemiBold SemiConden" w:hAnsi="Bahnschrift SemiBold SemiConden"/>
          <w:i/>
          <w:iCs/>
          <w:color w:val="3333CC"/>
          <w:sz w:val="44"/>
          <w:szCs w:val="44"/>
          <w:u w:val="wave"/>
          <w:lang w:val="en-IN"/>
        </w:rPr>
        <w:t>portation</w:t>
      </w:r>
      <w:r w:rsidR="00896E95" w:rsidRPr="00874B5C">
        <w:rPr>
          <w:i/>
          <w:iCs/>
          <w:lang w:val="en-IN"/>
        </w:rPr>
        <w:t xml:space="preserve"> </w:t>
      </w:r>
    </w:p>
    <w:p w14:paraId="45244F64" w14:textId="77777777" w:rsidR="00874B5C" w:rsidRDefault="00874B5C" w:rsidP="00874B5C">
      <w:pPr>
        <w:pStyle w:val="Title"/>
        <w:pBdr>
          <w:top w:val="thinThickSmallGap" w:sz="24" w:space="1" w:color="auto"/>
          <w:left w:val="thinThickSmallGap" w:sz="24" w:space="4" w:color="auto"/>
          <w:bottom w:val="thinThickSmallGap" w:sz="24" w:space="0" w:color="auto"/>
          <w:right w:val="thinThickSmallGap" w:sz="24" w:space="4" w:color="auto"/>
        </w:pBdr>
        <w:ind w:left="720"/>
        <w:rPr>
          <w:lang w:val="en-IN"/>
        </w:rPr>
      </w:pPr>
    </w:p>
    <w:p w14:paraId="396ED870" w14:textId="7A66C438" w:rsidR="00B83701" w:rsidRDefault="00874B5C" w:rsidP="00874B5C">
      <w:pPr>
        <w:pStyle w:val="Title"/>
        <w:pBdr>
          <w:top w:val="thinThickSmallGap" w:sz="24" w:space="1" w:color="auto"/>
          <w:left w:val="thinThickSmallGap" w:sz="24" w:space="4" w:color="auto"/>
          <w:bottom w:val="thinThickSmallGap" w:sz="24" w:space="0" w:color="auto"/>
          <w:right w:val="thinThickSmallGap" w:sz="24" w:space="4" w:color="auto"/>
        </w:pBdr>
        <w:ind w:left="720"/>
        <w:rPr>
          <w:lang w:val="en-IN"/>
        </w:rPr>
      </w:pPr>
      <w:r>
        <w:rPr>
          <w:lang w:val="en-IN"/>
        </w:rPr>
        <w:t xml:space="preserve">                    </w:t>
      </w:r>
      <w:r>
        <w:rPr>
          <w:noProof/>
          <w:lang w:val="en-IN"/>
        </w:rPr>
        <w:drawing>
          <wp:inline distT="0" distB="0" distL="0" distR="0" wp14:anchorId="3BE203CC" wp14:editId="4FA6DBC6">
            <wp:extent cx="2294540" cy="1970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locking_Insights.jpeg"/>
                    <pic:cNvPicPr/>
                  </pic:nvPicPr>
                  <pic:blipFill>
                    <a:blip r:embed="rId8">
                      <a:extLst>
                        <a:ext uri="{28A0092B-C50C-407E-A947-70E740481C1C}">
                          <a14:useLocalDpi xmlns:a14="http://schemas.microsoft.com/office/drawing/2010/main" val="0"/>
                        </a:ext>
                      </a:extLst>
                    </a:blip>
                    <a:stretch>
                      <a:fillRect/>
                    </a:stretch>
                  </pic:blipFill>
                  <pic:spPr>
                    <a:xfrm>
                      <a:off x="0" y="0"/>
                      <a:ext cx="2361200" cy="2027649"/>
                    </a:xfrm>
                    <a:prstGeom prst="rect">
                      <a:avLst/>
                    </a:prstGeom>
                  </pic:spPr>
                </pic:pic>
              </a:graphicData>
            </a:graphic>
          </wp:inline>
        </w:drawing>
      </w:r>
      <w:r w:rsidR="00896E95">
        <w:rPr>
          <w:lang w:val="en-IN"/>
        </w:rPr>
        <w:t xml:space="preserve">                                </w:t>
      </w:r>
      <w:r>
        <w:rPr>
          <w:lang w:val="en-IN"/>
        </w:rPr>
        <w:t xml:space="preserve">     </w:t>
      </w:r>
      <w:r>
        <w:rPr>
          <w:noProof/>
          <w:lang w:val="en-IN"/>
        </w:rPr>
        <w:t xml:space="preserve">    </w:t>
      </w:r>
    </w:p>
    <w:p w14:paraId="7C473621" w14:textId="52F47A89" w:rsidR="00896E95" w:rsidRDefault="00896E95" w:rsidP="00896E95">
      <w:pPr>
        <w:rPr>
          <w:lang w:val="en-IN"/>
        </w:rPr>
      </w:pPr>
    </w:p>
    <w:p w14:paraId="080DBF00" w14:textId="08B82F38" w:rsidR="00896E95" w:rsidRPr="00EE47ED" w:rsidRDefault="00896E95" w:rsidP="00874B5C">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BE4D5" w:themeFill="accent2" w:themeFillTint="33"/>
        <w:rPr>
          <w:i/>
          <w:i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7ED">
        <w:rPr>
          <w:i/>
          <w:i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EE47ED" w:rsidRPr="00EE47ED">
        <w:rPr>
          <w:i/>
          <w:i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EE47ED">
        <w:rPr>
          <w:i/>
          <w:i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3ED7B1A6" w14:textId="77777777" w:rsidR="00896E95" w:rsidRDefault="00B83701" w:rsidP="00896E95">
      <w:pPr>
        <w:rPr>
          <w:lang w:val="en-IN"/>
        </w:rPr>
      </w:pPr>
      <w:r>
        <w:rPr>
          <w:lang w:val="en-IN"/>
        </w:rPr>
        <w:t xml:space="preserve">            </w:t>
      </w:r>
      <w:r w:rsidR="00896E95">
        <w:rPr>
          <w:lang w:val="en-IN"/>
        </w:rPr>
        <w:t xml:space="preserve"> </w:t>
      </w:r>
    </w:p>
    <w:p w14:paraId="6C721BA6" w14:textId="757EA3C1" w:rsidR="00B83701" w:rsidRDefault="00B83701" w:rsidP="00896E95">
      <w:pPr>
        <w:pStyle w:val="Heading1"/>
        <w:rPr>
          <w:lang w:val="en-IN"/>
        </w:rPr>
      </w:pPr>
      <w:r>
        <w:rPr>
          <w:lang w:val="en-IN"/>
        </w:rPr>
        <w:t xml:space="preserve"> </w:t>
      </w:r>
      <w:r w:rsidR="00896E95">
        <w:rPr>
          <w:lang w:val="en-IN"/>
        </w:rPr>
        <w:t>1.1 Overview</w:t>
      </w:r>
      <w:r>
        <w:rPr>
          <w:lang w:val="en-IN"/>
        </w:rPr>
        <w:t xml:space="preserve">      </w:t>
      </w:r>
    </w:p>
    <w:p w14:paraId="709B9CC6" w14:textId="12B89671" w:rsidR="00B83701" w:rsidRDefault="00B83701" w:rsidP="00B83701">
      <w:pPr>
        <w:rPr>
          <w:lang w:val="en-IN"/>
        </w:rPr>
      </w:pPr>
      <w:r>
        <w:rPr>
          <w:lang w:val="en-IN"/>
        </w:rPr>
        <w:t xml:space="preserve">             The air transport system generally includes airports,</w:t>
      </w:r>
      <w:r w:rsidR="00896E95">
        <w:rPr>
          <w:lang w:val="en-IN"/>
        </w:rPr>
        <w:t xml:space="preserve"> Air traffic control and airlines.</w:t>
      </w:r>
    </w:p>
    <w:p w14:paraId="68A49D3B" w14:textId="3DADDA95" w:rsidR="00896E95" w:rsidRDefault="00896E95" w:rsidP="00B83701">
      <w:pPr>
        <w:rPr>
          <w:lang w:val="en-IN"/>
        </w:rPr>
      </w:pPr>
      <w:r>
        <w:rPr>
          <w:lang w:val="en-IN"/>
        </w:rPr>
        <w:t xml:space="preserve">              Air transport networks are complex networks that span across multiple distance scales and multiple together over 5000 airline operators and has strong interdependencies with socioeconomic drivers.</w:t>
      </w:r>
    </w:p>
    <w:p w14:paraId="51A750E8" w14:textId="2BC30E4E" w:rsidR="00896E95" w:rsidRDefault="00896E95" w:rsidP="00B83701">
      <w:pPr>
        <w:rPr>
          <w:lang w:val="en-IN"/>
        </w:rPr>
      </w:pPr>
      <w:r>
        <w:rPr>
          <w:lang w:val="en-IN"/>
        </w:rPr>
        <w:t xml:space="preserve">             The global air transportation network dataset is a comprehensive collection of information on airports, airlines and their routes.</w:t>
      </w:r>
    </w:p>
    <w:p w14:paraId="29CA3DB0" w14:textId="2E979E67" w:rsidR="00896E95" w:rsidRDefault="00896E95" w:rsidP="00B83701">
      <w:pPr>
        <w:rPr>
          <w:lang w:val="en-IN"/>
        </w:rPr>
      </w:pPr>
      <w:r>
        <w:rPr>
          <w:lang w:val="en-IN"/>
        </w:rPr>
        <w:t xml:space="preserve">             It contains information such as names cities, countries, codes, longitudes, and altitudes of the airports across the world detailed time zone and day light saving time data.</w:t>
      </w:r>
    </w:p>
    <w:p w14:paraId="3594F569" w14:textId="0C9117EA" w:rsidR="00896E95" w:rsidRDefault="00896E95" w:rsidP="00B83701">
      <w:pPr>
        <w:rPr>
          <w:lang w:val="en-IN"/>
        </w:rPr>
      </w:pPr>
      <w:r>
        <w:rPr>
          <w:lang w:val="en-IN"/>
        </w:rPr>
        <w:t xml:space="preserve"> </w:t>
      </w:r>
    </w:p>
    <w:p w14:paraId="354F1299" w14:textId="476B517E" w:rsidR="00896E95" w:rsidRDefault="00896E95" w:rsidP="00896E95">
      <w:pPr>
        <w:pStyle w:val="Heading1"/>
        <w:rPr>
          <w:lang w:val="en-IN"/>
        </w:rPr>
      </w:pPr>
      <w:r>
        <w:rPr>
          <w:lang w:val="en-IN"/>
        </w:rPr>
        <w:t>1.2 purpose</w:t>
      </w:r>
    </w:p>
    <w:p w14:paraId="2E1C3EBC" w14:textId="1967C8FC" w:rsidR="00896E95" w:rsidRDefault="00896E95" w:rsidP="00896E95">
      <w:pPr>
        <w:pStyle w:val="Heading3"/>
        <w:rPr>
          <w:lang w:val="en-IN"/>
        </w:rPr>
      </w:pPr>
      <w:r>
        <w:rPr>
          <w:lang w:val="en-IN"/>
        </w:rPr>
        <w:t xml:space="preserve">  USE:</w:t>
      </w:r>
    </w:p>
    <w:p w14:paraId="3D962684" w14:textId="49895E0F" w:rsidR="00896E95" w:rsidRDefault="00896E95" w:rsidP="00896E95">
      <w:pPr>
        <w:rPr>
          <w:lang w:val="en-IN"/>
        </w:rPr>
      </w:pPr>
      <w:r>
        <w:rPr>
          <w:lang w:val="en-IN"/>
        </w:rPr>
        <w:t xml:space="preserve">          It is used for various purposes such as business and leisure travel, the delivery of time sensitive goods and emergency response and resume missions.</w:t>
      </w:r>
    </w:p>
    <w:p w14:paraId="35EA4522" w14:textId="6DDD43B3" w:rsidR="00896E95" w:rsidRDefault="00896E95" w:rsidP="00896E95">
      <w:pPr>
        <w:pStyle w:val="Heading3"/>
        <w:rPr>
          <w:lang w:val="en-IN"/>
        </w:rPr>
      </w:pPr>
      <w:r>
        <w:rPr>
          <w:lang w:val="en-IN"/>
        </w:rPr>
        <w:t>ACHEIVEMENTS BY USING THIS:</w:t>
      </w:r>
    </w:p>
    <w:p w14:paraId="5C7B0E5B" w14:textId="6922589D" w:rsidR="00896E95" w:rsidRDefault="00896E95" w:rsidP="00896E95">
      <w:pPr>
        <w:rPr>
          <w:lang w:val="en-IN"/>
        </w:rPr>
      </w:pPr>
      <w:r>
        <w:rPr>
          <w:lang w:val="en-IN"/>
        </w:rPr>
        <w:t xml:space="preserve">          Air transport generates a total of 13.5 million jobs of these 5 million are direct jobs.</w:t>
      </w:r>
    </w:p>
    <w:p w14:paraId="18B706BF" w14:textId="408A8ECD" w:rsidR="00896E95" w:rsidRDefault="00896E95" w:rsidP="00896E95">
      <w:pPr>
        <w:rPr>
          <w:lang w:val="en-IN"/>
        </w:rPr>
      </w:pPr>
    </w:p>
    <w:p w14:paraId="5F096684" w14:textId="6DDF0C26" w:rsidR="00896E95" w:rsidRPr="00EE47ED" w:rsidRDefault="00896E95" w:rsidP="00874B5C">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BE4D5" w:themeFill="accent2" w:themeFillTint="33"/>
        <w:rPr>
          <w:i/>
          <w:i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7ED">
        <w:rPr>
          <w:i/>
          <w:i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EE47ED" w:rsidRPr="00EE47ED">
        <w:rPr>
          <w:i/>
          <w:i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EE47ED">
        <w:rPr>
          <w:i/>
          <w:i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PROBLEM DEFINITION AND DESIGN THINKING </w:t>
      </w:r>
    </w:p>
    <w:p w14:paraId="766CD27C" w14:textId="77777777" w:rsidR="00896E95" w:rsidRDefault="00896E95" w:rsidP="00B83701">
      <w:pPr>
        <w:rPr>
          <w:lang w:val="en-IN"/>
        </w:rPr>
      </w:pPr>
    </w:p>
    <w:p w14:paraId="62247BF2" w14:textId="527BE2BD" w:rsidR="00896E95" w:rsidRDefault="00896E95" w:rsidP="00896E95">
      <w:pPr>
        <w:pStyle w:val="Heading2"/>
        <w:rPr>
          <w:lang w:val="en-IN"/>
        </w:rPr>
      </w:pPr>
      <w:r>
        <w:rPr>
          <w:lang w:val="en-IN"/>
        </w:rPr>
        <w:t>2.1</w:t>
      </w:r>
      <w:r w:rsidR="00EE47ED">
        <w:rPr>
          <w:lang w:val="en-IN"/>
        </w:rPr>
        <w:t>.</w:t>
      </w:r>
      <w:r>
        <w:rPr>
          <w:lang w:val="en-IN"/>
        </w:rPr>
        <w:t xml:space="preserve"> Empathy Map</w:t>
      </w:r>
    </w:p>
    <w:p w14:paraId="578EF9E3" w14:textId="77777777" w:rsidR="00896E95" w:rsidRPr="00896E95" w:rsidRDefault="00896E95" w:rsidP="00896E95">
      <w:pPr>
        <w:rPr>
          <w:lang w:val="en-IN"/>
        </w:rPr>
      </w:pPr>
    </w:p>
    <w:p w14:paraId="46050175" w14:textId="23155448" w:rsidR="00896E95" w:rsidRDefault="00896E95" w:rsidP="00896E95">
      <w:pPr>
        <w:rPr>
          <w:lang w:val="en-IN"/>
        </w:rPr>
      </w:pPr>
      <w:r>
        <w:rPr>
          <w:noProof/>
          <w:lang w:val="en-IN"/>
        </w:rPr>
        <w:drawing>
          <wp:inline distT="0" distB="0" distL="0" distR="0" wp14:anchorId="70F97973" wp14:editId="3460A221">
            <wp:extent cx="5338291" cy="26569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pathy map.png"/>
                    <pic:cNvPicPr/>
                  </pic:nvPicPr>
                  <pic:blipFill rotWithShape="1">
                    <a:blip r:embed="rId9">
                      <a:extLst>
                        <a:ext uri="{28A0092B-C50C-407E-A947-70E740481C1C}">
                          <a14:useLocalDpi xmlns:a14="http://schemas.microsoft.com/office/drawing/2010/main" val="0"/>
                        </a:ext>
                      </a:extLst>
                    </a:blip>
                    <a:srcRect l="19795" r="32973"/>
                    <a:stretch/>
                  </pic:blipFill>
                  <pic:spPr bwMode="auto">
                    <a:xfrm>
                      <a:off x="0" y="0"/>
                      <a:ext cx="5594968" cy="2784725"/>
                    </a:xfrm>
                    <a:prstGeom prst="rect">
                      <a:avLst/>
                    </a:prstGeom>
                    <a:ln>
                      <a:noFill/>
                    </a:ln>
                    <a:extLst>
                      <a:ext uri="{53640926-AAD7-44D8-BBD7-CCE9431645EC}">
                        <a14:shadowObscured xmlns:a14="http://schemas.microsoft.com/office/drawing/2010/main"/>
                      </a:ext>
                    </a:extLst>
                  </pic:spPr>
                </pic:pic>
              </a:graphicData>
            </a:graphic>
          </wp:inline>
        </w:drawing>
      </w:r>
    </w:p>
    <w:p w14:paraId="5454BCDF" w14:textId="08341E52" w:rsidR="00896E95" w:rsidRDefault="00896E95" w:rsidP="00896E95">
      <w:pPr>
        <w:pStyle w:val="Heading2"/>
        <w:rPr>
          <w:lang w:val="en-IN"/>
        </w:rPr>
      </w:pPr>
      <w:r>
        <w:rPr>
          <w:lang w:val="en-IN"/>
        </w:rPr>
        <w:t>2.2</w:t>
      </w:r>
      <w:r w:rsidR="00EE47ED">
        <w:rPr>
          <w:lang w:val="en-IN"/>
        </w:rPr>
        <w:t>.</w:t>
      </w:r>
      <w:r>
        <w:rPr>
          <w:lang w:val="en-IN"/>
        </w:rPr>
        <w:t xml:space="preserve"> Ideation &amp; Brainstorming Map</w:t>
      </w:r>
    </w:p>
    <w:p w14:paraId="701FAF4D" w14:textId="77777777" w:rsidR="00896E95" w:rsidRDefault="00896E95" w:rsidP="00896E95">
      <w:pPr>
        <w:pStyle w:val="Heading2"/>
        <w:rPr>
          <w:lang w:val="en-IN"/>
        </w:rPr>
      </w:pPr>
      <w:r>
        <w:rPr>
          <w:lang w:val="en-IN"/>
        </w:rPr>
        <w:t xml:space="preserve">  </w:t>
      </w:r>
    </w:p>
    <w:p w14:paraId="166D4F03" w14:textId="17C68387" w:rsidR="00896E95" w:rsidRDefault="00896E95" w:rsidP="00896E95">
      <w:pPr>
        <w:pStyle w:val="Heading2"/>
        <w:rPr>
          <w:lang w:val="en-IN"/>
        </w:rPr>
      </w:pPr>
      <w:r>
        <w:rPr>
          <w:lang w:val="en-IN"/>
        </w:rPr>
        <w:t xml:space="preserve">                                                                                                        </w:t>
      </w:r>
    </w:p>
    <w:p w14:paraId="1C2B4CE0" w14:textId="16DB211D" w:rsidR="00896E95" w:rsidRDefault="00896E95" w:rsidP="00896E95">
      <w:pPr>
        <w:pStyle w:val="Heading2"/>
        <w:rPr>
          <w:lang w:val="en-IN"/>
        </w:rPr>
      </w:pPr>
      <w:r>
        <w:rPr>
          <w:noProof/>
          <w:lang w:val="en-IN"/>
        </w:rPr>
        <w:drawing>
          <wp:inline distT="0" distB="0" distL="0" distR="0" wp14:anchorId="02371D9C" wp14:editId="0F99B5AB">
            <wp:extent cx="5822830" cy="32797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s.png"/>
                    <pic:cNvPicPr/>
                  </pic:nvPicPr>
                  <pic:blipFill rotWithShape="1">
                    <a:blip r:embed="rId10">
                      <a:extLst>
                        <a:ext uri="{28A0092B-C50C-407E-A947-70E740481C1C}">
                          <a14:useLocalDpi xmlns:a14="http://schemas.microsoft.com/office/drawing/2010/main" val="0"/>
                        </a:ext>
                      </a:extLst>
                    </a:blip>
                    <a:srcRect l="20319" r="32221"/>
                    <a:stretch/>
                  </pic:blipFill>
                  <pic:spPr bwMode="auto">
                    <a:xfrm>
                      <a:off x="0" y="0"/>
                      <a:ext cx="5869218" cy="3305904"/>
                    </a:xfrm>
                    <a:prstGeom prst="rect">
                      <a:avLst/>
                    </a:prstGeom>
                    <a:ln>
                      <a:noFill/>
                    </a:ln>
                    <a:extLst>
                      <a:ext uri="{53640926-AAD7-44D8-BBD7-CCE9431645EC}">
                        <a14:shadowObscured xmlns:a14="http://schemas.microsoft.com/office/drawing/2010/main"/>
                      </a:ext>
                    </a:extLst>
                  </pic:spPr>
                </pic:pic>
              </a:graphicData>
            </a:graphic>
          </wp:inline>
        </w:drawing>
      </w:r>
      <w:r>
        <w:rPr>
          <w:lang w:val="en-IN"/>
        </w:rPr>
        <w:t xml:space="preserve"> </w:t>
      </w:r>
      <w:r>
        <w:rPr>
          <w:noProof/>
          <w:lang w:val="en-IN"/>
        </w:rPr>
        <w:drawing>
          <wp:inline distT="0" distB="0" distL="0" distR="0" wp14:anchorId="5B3C1D8D" wp14:editId="6BF35506">
            <wp:extent cx="6649720" cy="40975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rainstrom.png"/>
                    <pic:cNvPicPr/>
                  </pic:nvPicPr>
                  <pic:blipFill rotWithShape="1">
                    <a:blip r:embed="rId11">
                      <a:extLst>
                        <a:ext uri="{28A0092B-C50C-407E-A947-70E740481C1C}">
                          <a14:useLocalDpi xmlns:a14="http://schemas.microsoft.com/office/drawing/2010/main" val="0"/>
                        </a:ext>
                      </a:extLst>
                    </a:blip>
                    <a:srcRect l="12394" t="1291" r="14529" b="-1291"/>
                    <a:stretch/>
                  </pic:blipFill>
                  <pic:spPr bwMode="auto">
                    <a:xfrm>
                      <a:off x="0" y="0"/>
                      <a:ext cx="6718893" cy="4140171"/>
                    </a:xfrm>
                    <a:prstGeom prst="rect">
                      <a:avLst/>
                    </a:prstGeom>
                    <a:ln>
                      <a:noFill/>
                    </a:ln>
                    <a:extLst>
                      <a:ext uri="{53640926-AAD7-44D8-BBD7-CCE9431645EC}">
                        <a14:shadowObscured xmlns:a14="http://schemas.microsoft.com/office/drawing/2010/main"/>
                      </a:ext>
                    </a:extLst>
                  </pic:spPr>
                </pic:pic>
              </a:graphicData>
            </a:graphic>
          </wp:inline>
        </w:drawing>
      </w:r>
    </w:p>
    <w:p w14:paraId="6F920DA7" w14:textId="7CD96C36" w:rsidR="00896E95" w:rsidRDefault="00896E95" w:rsidP="00896E95">
      <w:pPr>
        <w:rPr>
          <w:lang w:val="en-IN"/>
        </w:rPr>
      </w:pPr>
      <w:r>
        <w:rPr>
          <w:noProof/>
          <w:lang w:val="en-IN"/>
        </w:rPr>
        <w:drawing>
          <wp:inline distT="0" distB="0" distL="0" distR="0" wp14:anchorId="79062D3A" wp14:editId="116CA23F">
            <wp:extent cx="6515563" cy="36144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oup ideas.png"/>
                    <pic:cNvPicPr/>
                  </pic:nvPicPr>
                  <pic:blipFill rotWithShape="1">
                    <a:blip r:embed="rId12">
                      <a:extLst>
                        <a:ext uri="{28A0092B-C50C-407E-A947-70E740481C1C}">
                          <a14:useLocalDpi xmlns:a14="http://schemas.microsoft.com/office/drawing/2010/main" val="0"/>
                        </a:ext>
                      </a:extLst>
                    </a:blip>
                    <a:srcRect l="3109" t="575" r="7643" b="25222"/>
                    <a:stretch/>
                  </pic:blipFill>
                  <pic:spPr bwMode="auto">
                    <a:xfrm>
                      <a:off x="0" y="0"/>
                      <a:ext cx="6541554" cy="3628838"/>
                    </a:xfrm>
                    <a:prstGeom prst="rect">
                      <a:avLst/>
                    </a:prstGeom>
                    <a:ln>
                      <a:noFill/>
                    </a:ln>
                    <a:extLst>
                      <a:ext uri="{53640926-AAD7-44D8-BBD7-CCE9431645EC}">
                        <a14:shadowObscured xmlns:a14="http://schemas.microsoft.com/office/drawing/2010/main"/>
                      </a:ext>
                    </a:extLst>
                  </pic:spPr>
                </pic:pic>
              </a:graphicData>
            </a:graphic>
          </wp:inline>
        </w:drawing>
      </w:r>
      <w:r>
        <w:rPr>
          <w:lang w:val="en-IN"/>
        </w:rPr>
        <w:t xml:space="preserve"> </w:t>
      </w:r>
    </w:p>
    <w:p w14:paraId="3C193E3E" w14:textId="2F759648" w:rsidR="00896E95" w:rsidRDefault="00896E95" w:rsidP="00896E95">
      <w:pPr>
        <w:rPr>
          <w:lang w:val="en-IN"/>
        </w:rPr>
      </w:pPr>
    </w:p>
    <w:p w14:paraId="4D13261E" w14:textId="72AA1E31" w:rsidR="00896E95" w:rsidRDefault="00896E95" w:rsidP="00896E95">
      <w:pPr>
        <w:rPr>
          <w:lang w:val="en-IN"/>
        </w:rPr>
      </w:pPr>
    </w:p>
    <w:p w14:paraId="03554114" w14:textId="41769FC6" w:rsidR="00896E95" w:rsidRDefault="00896E95" w:rsidP="00896E95">
      <w:pPr>
        <w:rPr>
          <w:lang w:val="en-IN"/>
        </w:rPr>
      </w:pPr>
      <w:r>
        <w:rPr>
          <w:noProof/>
          <w:lang w:val="en-IN"/>
        </w:rPr>
        <w:drawing>
          <wp:inline distT="0" distB="0" distL="0" distR="0" wp14:anchorId="4E74E4C0" wp14:editId="79EAD83D">
            <wp:extent cx="6374921" cy="334073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oritize.png"/>
                    <pic:cNvPicPr/>
                  </pic:nvPicPr>
                  <pic:blipFill rotWithShape="1">
                    <a:blip r:embed="rId13">
                      <a:extLst>
                        <a:ext uri="{28A0092B-C50C-407E-A947-70E740481C1C}">
                          <a14:useLocalDpi xmlns:a14="http://schemas.microsoft.com/office/drawing/2010/main" val="0"/>
                        </a:ext>
                      </a:extLst>
                    </a:blip>
                    <a:srcRect l="19739" r="25541"/>
                    <a:stretch/>
                  </pic:blipFill>
                  <pic:spPr bwMode="auto">
                    <a:xfrm>
                      <a:off x="0" y="0"/>
                      <a:ext cx="6401016" cy="3354410"/>
                    </a:xfrm>
                    <a:prstGeom prst="rect">
                      <a:avLst/>
                    </a:prstGeom>
                    <a:ln>
                      <a:noFill/>
                    </a:ln>
                    <a:extLst>
                      <a:ext uri="{53640926-AAD7-44D8-BBD7-CCE9431645EC}">
                        <a14:shadowObscured xmlns:a14="http://schemas.microsoft.com/office/drawing/2010/main"/>
                      </a:ext>
                    </a:extLst>
                  </pic:spPr>
                </pic:pic>
              </a:graphicData>
            </a:graphic>
          </wp:inline>
        </w:drawing>
      </w:r>
    </w:p>
    <w:p w14:paraId="7EDC37AE" w14:textId="3BDFFE55" w:rsidR="00896E95" w:rsidRDefault="00896E95" w:rsidP="00896E95">
      <w:pPr>
        <w:rPr>
          <w:lang w:val="en-IN"/>
        </w:rPr>
      </w:pPr>
    </w:p>
    <w:p w14:paraId="1B2CC8DD" w14:textId="202292CA" w:rsidR="00896E95" w:rsidRDefault="00896E95" w:rsidP="00896E95">
      <w:pPr>
        <w:rPr>
          <w:lang w:val="en-IN"/>
        </w:rPr>
      </w:pPr>
    </w:p>
    <w:p w14:paraId="69661451" w14:textId="6FB24C07" w:rsidR="00896E95" w:rsidRPr="00EE47ED" w:rsidRDefault="00896E95" w:rsidP="00874B5C">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BE4D5" w:themeFill="accent2" w:themeFillTint="33"/>
        <w:rPr>
          <w:i/>
          <w:i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7ED">
        <w:rPr>
          <w:i/>
          <w:i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EE47ED" w:rsidRPr="00EE47ED">
        <w:rPr>
          <w:i/>
          <w:i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EE47ED">
        <w:rPr>
          <w:i/>
          <w:i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w:t>
      </w:r>
    </w:p>
    <w:p w14:paraId="51C5D70C" w14:textId="2DD7D0A3" w:rsidR="00896E95" w:rsidRDefault="00896E95" w:rsidP="00896E95">
      <w:pPr>
        <w:rPr>
          <w:lang w:val="en-IN"/>
        </w:rPr>
      </w:pPr>
    </w:p>
    <w:p w14:paraId="4B6BB88F" w14:textId="0998D116" w:rsidR="00896E95" w:rsidRDefault="00896E95" w:rsidP="00896E95">
      <w:pPr>
        <w:pStyle w:val="Heading4"/>
        <w:rPr>
          <w:lang w:val="en-IN"/>
        </w:rPr>
      </w:pPr>
      <w:r>
        <w:rPr>
          <w:lang w:val="en-IN"/>
        </w:rPr>
        <w:t>Airports within the country</w:t>
      </w:r>
    </w:p>
    <w:p w14:paraId="469A020C" w14:textId="5A9841AB" w:rsidR="00896E95" w:rsidRDefault="00896E95" w:rsidP="00896E95">
      <w:pPr>
        <w:rPr>
          <w:lang w:val="en-IN"/>
        </w:rPr>
      </w:pPr>
      <w:r>
        <w:rPr>
          <w:noProof/>
          <w:lang w:val="en-IN"/>
        </w:rPr>
        <w:drawing>
          <wp:inline distT="0" distB="0" distL="0" distR="0" wp14:anchorId="34AED457" wp14:editId="0A2C251B">
            <wp:extent cx="5943600" cy="3199765"/>
            <wp:effectExtent l="0" t="0" r="0" b="635"/>
            <wp:docPr id="6" name="Picture 6" descr="Tableau - GLOBAL AIR TRANSPORTATIO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3CD8C7.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1E1C1431" w14:textId="7700E6E1" w:rsidR="00896E95" w:rsidRDefault="00896E95" w:rsidP="00896E95">
      <w:pPr>
        <w:rPr>
          <w:lang w:val="en-IN"/>
        </w:rPr>
      </w:pPr>
    </w:p>
    <w:p w14:paraId="78A63335" w14:textId="45A04814" w:rsidR="00896E95" w:rsidRDefault="00896E95" w:rsidP="00896E95">
      <w:pPr>
        <w:pStyle w:val="Heading4"/>
        <w:rPr>
          <w:lang w:val="en-IN"/>
        </w:rPr>
      </w:pPr>
      <w:proofErr w:type="gramStart"/>
      <w:r>
        <w:rPr>
          <w:lang w:val="en-IN"/>
        </w:rPr>
        <w:t>N</w:t>
      </w:r>
      <w:r w:rsidR="00EE47ED">
        <w:rPr>
          <w:lang w:val="en-IN"/>
        </w:rPr>
        <w:t>umber  of</w:t>
      </w:r>
      <w:proofErr w:type="gramEnd"/>
      <w:r w:rsidR="00EE47ED">
        <w:rPr>
          <w:lang w:val="en-IN"/>
        </w:rPr>
        <w:t xml:space="preserve">  airports</w:t>
      </w:r>
    </w:p>
    <w:p w14:paraId="18456B4B" w14:textId="6ADF6E09" w:rsidR="00896E95" w:rsidRDefault="00896E95" w:rsidP="00896E95">
      <w:pPr>
        <w:rPr>
          <w:lang w:val="en-IN"/>
        </w:rPr>
      </w:pPr>
      <w:r>
        <w:rPr>
          <w:noProof/>
          <w:lang w:val="en-IN"/>
        </w:rPr>
        <w:drawing>
          <wp:inline distT="0" distB="0" distL="0" distR="0" wp14:anchorId="00EC9BE2" wp14:editId="7B00DB06">
            <wp:extent cx="5943600" cy="3199765"/>
            <wp:effectExtent l="0" t="0" r="0" b="635"/>
            <wp:docPr id="7" name="Picture 7" descr="Tableau - GLOBAL AIR TRANSPORTATIO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3CE840.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722C1E1B" w14:textId="218BEE91" w:rsidR="00896E95" w:rsidRDefault="00896E95" w:rsidP="00896E95">
      <w:pPr>
        <w:rPr>
          <w:lang w:val="en-IN"/>
        </w:rPr>
      </w:pPr>
    </w:p>
    <w:p w14:paraId="104BF4CA" w14:textId="2D755338" w:rsidR="00896E95" w:rsidRPr="00896E95" w:rsidRDefault="00896E95" w:rsidP="00896E95">
      <w:pPr>
        <w:pStyle w:val="Heading4"/>
      </w:pPr>
      <w:r w:rsidRPr="00896E95">
        <w:t>Airports at higher altitude within a country</w:t>
      </w:r>
    </w:p>
    <w:p w14:paraId="5AB62AD5" w14:textId="1F452445" w:rsidR="00896E95" w:rsidRDefault="00896E95" w:rsidP="00896E95">
      <w:pPr>
        <w:rPr>
          <w:lang w:val="en-IN"/>
        </w:rPr>
      </w:pPr>
      <w:r>
        <w:rPr>
          <w:noProof/>
          <w:lang w:val="en-IN"/>
        </w:rPr>
        <w:drawing>
          <wp:inline distT="0" distB="0" distL="0" distR="0" wp14:anchorId="41265565" wp14:editId="2928DA22">
            <wp:extent cx="5943600" cy="3199765"/>
            <wp:effectExtent l="0" t="0" r="0" b="635"/>
            <wp:docPr id="9" name="Picture 9" descr="Tableau - GLOBAL AIR TRANSPORTATIO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3CDCBE.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3A8D1D58" w14:textId="69A6B546" w:rsidR="00896E95" w:rsidRDefault="00896E95" w:rsidP="00896E95">
      <w:pPr>
        <w:pStyle w:val="Heading4"/>
        <w:rPr>
          <w:lang w:val="en-IN"/>
        </w:rPr>
      </w:pPr>
    </w:p>
    <w:p w14:paraId="3B852130" w14:textId="7C12271E" w:rsidR="00896E95" w:rsidRDefault="00896E95" w:rsidP="00896E95">
      <w:pPr>
        <w:pStyle w:val="Heading4"/>
        <w:rPr>
          <w:lang w:val="en-IN"/>
        </w:rPr>
      </w:pPr>
      <w:r>
        <w:rPr>
          <w:lang w:val="en-IN"/>
        </w:rPr>
        <w:t>Airports at highest altitude within a world</w:t>
      </w:r>
    </w:p>
    <w:p w14:paraId="5F7398B7" w14:textId="249D40D3" w:rsidR="00896E95" w:rsidRDefault="00896E95" w:rsidP="00896E95">
      <w:pPr>
        <w:rPr>
          <w:lang w:val="en-IN"/>
        </w:rPr>
      </w:pPr>
      <w:r>
        <w:rPr>
          <w:noProof/>
          <w:lang w:val="en-IN"/>
        </w:rPr>
        <w:drawing>
          <wp:inline distT="0" distB="0" distL="0" distR="0" wp14:anchorId="6CDF991B" wp14:editId="7599B40D">
            <wp:extent cx="5943600" cy="3199765"/>
            <wp:effectExtent l="0" t="0" r="0" b="635"/>
            <wp:docPr id="10" name="Picture 10" descr="Tableau - GLOBAL AIR TRANSPORTATIO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3CDBD0.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3FCC99EC" w14:textId="231A6104" w:rsidR="00896E95" w:rsidRDefault="00896E95" w:rsidP="00896E95">
      <w:pPr>
        <w:rPr>
          <w:lang w:val="en-IN"/>
        </w:rPr>
      </w:pPr>
    </w:p>
    <w:p w14:paraId="4608A7D3" w14:textId="4B3D51F9" w:rsidR="00896E95" w:rsidRDefault="00896E95" w:rsidP="00896E95">
      <w:pPr>
        <w:pStyle w:val="Heading4"/>
        <w:rPr>
          <w:lang w:val="en-IN"/>
        </w:rPr>
      </w:pPr>
      <w:r>
        <w:rPr>
          <w:lang w:val="en-IN"/>
        </w:rPr>
        <w:t>Airlines within a country</w:t>
      </w:r>
    </w:p>
    <w:p w14:paraId="0A7E9EB8" w14:textId="0A6981D6" w:rsidR="00896E95" w:rsidRDefault="00896E95" w:rsidP="00896E95">
      <w:pPr>
        <w:rPr>
          <w:lang w:val="en-IN"/>
        </w:rPr>
      </w:pPr>
      <w:r>
        <w:rPr>
          <w:noProof/>
          <w:lang w:val="en-IN"/>
        </w:rPr>
        <w:drawing>
          <wp:inline distT="0" distB="0" distL="0" distR="0" wp14:anchorId="7B009428" wp14:editId="10C255FD">
            <wp:extent cx="6142008" cy="3432056"/>
            <wp:effectExtent l="0" t="0" r="0" b="0"/>
            <wp:docPr id="11" name="Picture 11" descr="Tableau - GLOBAL AIR TRANSPORTATIO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3CE1D7.tmp"/>
                    <pic:cNvPicPr/>
                  </pic:nvPicPr>
                  <pic:blipFill>
                    <a:blip r:embed="rId18">
                      <a:extLst>
                        <a:ext uri="{28A0092B-C50C-407E-A947-70E740481C1C}">
                          <a14:useLocalDpi xmlns:a14="http://schemas.microsoft.com/office/drawing/2010/main" val="0"/>
                        </a:ext>
                      </a:extLst>
                    </a:blip>
                    <a:stretch>
                      <a:fillRect/>
                    </a:stretch>
                  </pic:blipFill>
                  <pic:spPr>
                    <a:xfrm>
                      <a:off x="0" y="0"/>
                      <a:ext cx="6180419" cy="3453519"/>
                    </a:xfrm>
                    <a:prstGeom prst="rect">
                      <a:avLst/>
                    </a:prstGeom>
                  </pic:spPr>
                </pic:pic>
              </a:graphicData>
            </a:graphic>
          </wp:inline>
        </w:drawing>
      </w:r>
    </w:p>
    <w:p w14:paraId="0CA6A7B1" w14:textId="06867019" w:rsidR="00896E95" w:rsidRDefault="00896E95" w:rsidP="00896E95">
      <w:pPr>
        <w:rPr>
          <w:lang w:val="en-IN"/>
        </w:rPr>
      </w:pPr>
    </w:p>
    <w:p w14:paraId="6E872ACC" w14:textId="30F9FDCF" w:rsidR="00896E95" w:rsidRDefault="00896E95" w:rsidP="00896E95">
      <w:pPr>
        <w:pStyle w:val="Heading4"/>
        <w:rPr>
          <w:lang w:val="en-IN"/>
        </w:rPr>
      </w:pPr>
      <w:r>
        <w:rPr>
          <w:lang w:val="en-IN"/>
        </w:rPr>
        <w:t>Number of flights from airports</w:t>
      </w:r>
    </w:p>
    <w:p w14:paraId="2A182897" w14:textId="35410338" w:rsidR="00896E95" w:rsidRDefault="00896E95" w:rsidP="00896E95">
      <w:pPr>
        <w:rPr>
          <w:lang w:val="en-IN"/>
        </w:rPr>
      </w:pPr>
      <w:r>
        <w:rPr>
          <w:noProof/>
          <w:lang w:val="en-IN"/>
        </w:rPr>
        <w:drawing>
          <wp:inline distT="0" distB="0" distL="0" distR="0" wp14:anchorId="602CB324" wp14:editId="4DFB1AD4">
            <wp:extent cx="6340415" cy="3199765"/>
            <wp:effectExtent l="0" t="0" r="3810" b="635"/>
            <wp:docPr id="12" name="Picture 12" descr="Tableau - GLOBAL AIR TRANSPORTATIO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3CD08D.tmp"/>
                    <pic:cNvPicPr/>
                  </pic:nvPicPr>
                  <pic:blipFill>
                    <a:blip r:embed="rId19">
                      <a:extLst>
                        <a:ext uri="{28A0092B-C50C-407E-A947-70E740481C1C}">
                          <a14:useLocalDpi xmlns:a14="http://schemas.microsoft.com/office/drawing/2010/main" val="0"/>
                        </a:ext>
                      </a:extLst>
                    </a:blip>
                    <a:stretch>
                      <a:fillRect/>
                    </a:stretch>
                  </pic:blipFill>
                  <pic:spPr>
                    <a:xfrm>
                      <a:off x="0" y="0"/>
                      <a:ext cx="6344448" cy="3201800"/>
                    </a:xfrm>
                    <a:prstGeom prst="rect">
                      <a:avLst/>
                    </a:prstGeom>
                  </pic:spPr>
                </pic:pic>
              </a:graphicData>
            </a:graphic>
          </wp:inline>
        </w:drawing>
      </w:r>
    </w:p>
    <w:p w14:paraId="1A254AC5" w14:textId="0A1FD2C8" w:rsidR="00896E95" w:rsidRDefault="00896E95" w:rsidP="00896E95">
      <w:pPr>
        <w:rPr>
          <w:lang w:val="en-IN"/>
        </w:rPr>
      </w:pPr>
    </w:p>
    <w:p w14:paraId="01E60186" w14:textId="5BF9CF9B" w:rsidR="00896E95" w:rsidRDefault="00896E95" w:rsidP="00896E95">
      <w:pPr>
        <w:pStyle w:val="Heading4"/>
        <w:rPr>
          <w:lang w:val="en-IN"/>
        </w:rPr>
      </w:pPr>
      <w:r>
        <w:rPr>
          <w:lang w:val="en-IN"/>
        </w:rPr>
        <w:t>Country with maximum number of airports</w:t>
      </w:r>
    </w:p>
    <w:p w14:paraId="199E6785" w14:textId="4046E8A7" w:rsidR="00896E95" w:rsidRDefault="00896E95" w:rsidP="00896E95">
      <w:pPr>
        <w:rPr>
          <w:lang w:val="en-IN"/>
        </w:rPr>
      </w:pPr>
      <w:r>
        <w:rPr>
          <w:noProof/>
          <w:lang w:val="en-IN"/>
        </w:rPr>
        <w:drawing>
          <wp:inline distT="0" distB="0" distL="0" distR="0" wp14:anchorId="7AF3A702" wp14:editId="25F8439F">
            <wp:extent cx="5943600" cy="3199765"/>
            <wp:effectExtent l="0" t="0" r="0" b="635"/>
            <wp:docPr id="13" name="Picture 13" descr="Tableau - GLOBAL AIR TRANSPORTATIO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3CCB88.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7B5829DA" w14:textId="4428E1DC" w:rsidR="00896E95" w:rsidRDefault="00896E95" w:rsidP="00896E95">
      <w:pPr>
        <w:rPr>
          <w:lang w:val="en-IN"/>
        </w:rPr>
      </w:pPr>
    </w:p>
    <w:p w14:paraId="6F6D88D7" w14:textId="1147C02E" w:rsidR="00896E95" w:rsidRDefault="00896E95" w:rsidP="00896E95">
      <w:pPr>
        <w:pStyle w:val="Heading4"/>
        <w:rPr>
          <w:lang w:val="en-IN"/>
        </w:rPr>
      </w:pPr>
      <w:r>
        <w:rPr>
          <w:lang w:val="en-IN"/>
        </w:rPr>
        <w:t>Dashboard 1</w:t>
      </w:r>
    </w:p>
    <w:p w14:paraId="08A4568B" w14:textId="6885DAEE" w:rsidR="00896E95" w:rsidRDefault="00896E95" w:rsidP="00896E95">
      <w:pPr>
        <w:rPr>
          <w:lang w:val="en-IN"/>
        </w:rPr>
      </w:pPr>
      <w:r>
        <w:rPr>
          <w:noProof/>
          <w:lang w:val="en-IN"/>
        </w:rPr>
        <w:drawing>
          <wp:inline distT="0" distB="0" distL="0" distR="0" wp14:anchorId="0D499015" wp14:editId="1B495D1D">
            <wp:extent cx="5943600" cy="3199765"/>
            <wp:effectExtent l="0" t="0" r="0" b="635"/>
            <wp:docPr id="14" name="Picture 14" descr="Tableau - GLOBAL AIR TRANSPORTATIO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3CDE51.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722CBB8B" w14:textId="4C490264" w:rsidR="00896E95" w:rsidRDefault="00896E95" w:rsidP="00896E95">
      <w:pPr>
        <w:rPr>
          <w:lang w:val="en-IN"/>
        </w:rPr>
      </w:pPr>
    </w:p>
    <w:p w14:paraId="27ED91BE" w14:textId="463A58B9" w:rsidR="00896E95" w:rsidRDefault="00896E95" w:rsidP="00896E95">
      <w:pPr>
        <w:pStyle w:val="Heading4"/>
        <w:rPr>
          <w:lang w:val="en-IN"/>
        </w:rPr>
      </w:pPr>
      <w:r>
        <w:rPr>
          <w:lang w:val="en-IN"/>
        </w:rPr>
        <w:t>Dashboard 2</w:t>
      </w:r>
    </w:p>
    <w:p w14:paraId="3A133701" w14:textId="43EE2514" w:rsidR="00896E95" w:rsidRDefault="00896E95" w:rsidP="00896E95">
      <w:pPr>
        <w:rPr>
          <w:lang w:val="en-IN"/>
        </w:rPr>
      </w:pPr>
      <w:r>
        <w:rPr>
          <w:noProof/>
          <w:lang w:val="en-IN"/>
        </w:rPr>
        <w:drawing>
          <wp:inline distT="0" distB="0" distL="0" distR="0" wp14:anchorId="6AC8702C" wp14:editId="79B23026">
            <wp:extent cx="5943600" cy="3199765"/>
            <wp:effectExtent l="0" t="0" r="0" b="635"/>
            <wp:docPr id="15" name="Picture 15" descr="Tableau - GLOBAL AIR TRANSPORTATIO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3C5F78.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22115319" w14:textId="5987A005" w:rsidR="00896E95" w:rsidRDefault="00896E95" w:rsidP="00896E95">
      <w:pPr>
        <w:rPr>
          <w:lang w:val="en-IN"/>
        </w:rPr>
      </w:pPr>
    </w:p>
    <w:p w14:paraId="4312C0C6" w14:textId="652B3D56" w:rsidR="00896E95" w:rsidRDefault="00896E95" w:rsidP="00896E95">
      <w:pPr>
        <w:pStyle w:val="Heading4"/>
        <w:rPr>
          <w:lang w:val="en-IN"/>
        </w:rPr>
      </w:pPr>
      <w:r>
        <w:rPr>
          <w:lang w:val="en-IN"/>
        </w:rPr>
        <w:t>Dashboard 3</w:t>
      </w:r>
    </w:p>
    <w:p w14:paraId="46DD06FA" w14:textId="1EFAAAC5" w:rsidR="00896E95" w:rsidRDefault="00896E95" w:rsidP="00896E95">
      <w:pPr>
        <w:rPr>
          <w:lang w:val="en-IN"/>
        </w:rPr>
      </w:pPr>
      <w:r>
        <w:rPr>
          <w:noProof/>
          <w:lang w:val="en-IN"/>
        </w:rPr>
        <w:drawing>
          <wp:inline distT="0" distB="0" distL="0" distR="0" wp14:anchorId="136AAB07" wp14:editId="7473F13D">
            <wp:extent cx="5943600" cy="3199765"/>
            <wp:effectExtent l="0" t="0" r="0" b="635"/>
            <wp:docPr id="16" name="Picture 16" descr="Tableau - GLOBAL AIR TRANSPORTATIO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3C3DC4.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117619EA" w14:textId="73652B93" w:rsidR="00896E95" w:rsidRDefault="00896E95" w:rsidP="00896E95">
      <w:pPr>
        <w:rPr>
          <w:lang w:val="en-IN"/>
        </w:rPr>
      </w:pPr>
    </w:p>
    <w:p w14:paraId="0B458989" w14:textId="4CBE0C3E" w:rsidR="00896E95" w:rsidRDefault="00896E95" w:rsidP="00896E95">
      <w:pPr>
        <w:pStyle w:val="Heading4"/>
        <w:rPr>
          <w:lang w:val="en-IN"/>
        </w:rPr>
      </w:pPr>
      <w:r>
        <w:rPr>
          <w:lang w:val="en-IN"/>
        </w:rPr>
        <w:t>Dashboard 4</w:t>
      </w:r>
    </w:p>
    <w:p w14:paraId="31E8944B" w14:textId="316DBD23" w:rsidR="00896E95" w:rsidRDefault="00896E95" w:rsidP="00896E95">
      <w:pPr>
        <w:rPr>
          <w:lang w:val="en-IN"/>
        </w:rPr>
      </w:pPr>
      <w:r>
        <w:rPr>
          <w:noProof/>
          <w:lang w:val="en-IN"/>
        </w:rPr>
        <w:drawing>
          <wp:inline distT="0" distB="0" distL="0" distR="0" wp14:anchorId="09F2BB5B" wp14:editId="43691595">
            <wp:extent cx="5943600" cy="3199765"/>
            <wp:effectExtent l="0" t="0" r="0" b="635"/>
            <wp:docPr id="17" name="Picture 17" descr="Tableau - GLOBAL AIR TRANSPORTATIO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3CE7C0.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59FDB08B" w14:textId="19863C9C" w:rsidR="00896E95" w:rsidRDefault="00896E95" w:rsidP="00896E95">
      <w:pPr>
        <w:rPr>
          <w:lang w:val="en-IN"/>
        </w:rPr>
      </w:pPr>
    </w:p>
    <w:p w14:paraId="4DCFED7C" w14:textId="69F76F40" w:rsidR="00896E95" w:rsidRDefault="00896E95" w:rsidP="00896E95">
      <w:pPr>
        <w:pStyle w:val="Heading4"/>
        <w:rPr>
          <w:lang w:val="en-IN"/>
        </w:rPr>
      </w:pPr>
      <w:r>
        <w:rPr>
          <w:lang w:val="en-IN"/>
        </w:rPr>
        <w:t>Dashboard 5</w:t>
      </w:r>
    </w:p>
    <w:p w14:paraId="5473CA4F" w14:textId="16DC7869" w:rsidR="00896E95" w:rsidRDefault="00896E95" w:rsidP="00896E95">
      <w:pPr>
        <w:rPr>
          <w:lang w:val="en-IN"/>
        </w:rPr>
      </w:pPr>
      <w:r>
        <w:rPr>
          <w:noProof/>
          <w:lang w:val="en-IN"/>
        </w:rPr>
        <w:drawing>
          <wp:inline distT="0" distB="0" distL="0" distR="0" wp14:anchorId="325508E1" wp14:editId="118783EB">
            <wp:extent cx="5943600" cy="3199765"/>
            <wp:effectExtent l="0" t="0" r="0" b="635"/>
            <wp:docPr id="18" name="Picture 18" descr="Tableau - GLOBAL AIR TRANSPORTATIO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3C7367.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230403CD" w14:textId="724D82B0" w:rsidR="00896E95" w:rsidRDefault="00896E95" w:rsidP="00896E95">
      <w:pPr>
        <w:rPr>
          <w:lang w:val="en-IN"/>
        </w:rPr>
      </w:pPr>
      <w:r>
        <w:rPr>
          <w:noProof/>
          <w:lang w:val="en-IN"/>
        </w:rPr>
        <w:drawing>
          <wp:inline distT="0" distB="0" distL="0" distR="0" wp14:anchorId="087A4F4E" wp14:editId="02D2F6AA">
            <wp:extent cx="5943600" cy="3199765"/>
            <wp:effectExtent l="0" t="0" r="0" b="635"/>
            <wp:docPr id="19" name="Picture 19" descr="Tableau - GLOBAL AIR TRANSPORTATIO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3C19BA.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229B9D37" w14:textId="3A749EAC" w:rsidR="00896E95" w:rsidRDefault="00896E95" w:rsidP="00896E95">
      <w:pPr>
        <w:rPr>
          <w:lang w:val="en-IN"/>
        </w:rPr>
      </w:pPr>
    </w:p>
    <w:p w14:paraId="26F7ED27" w14:textId="200BC879" w:rsidR="00896E95" w:rsidRDefault="00896E95" w:rsidP="00896E95">
      <w:pPr>
        <w:pStyle w:val="Heading4"/>
        <w:rPr>
          <w:lang w:val="en-IN"/>
        </w:rPr>
      </w:pPr>
      <w:r>
        <w:rPr>
          <w:lang w:val="en-IN"/>
        </w:rPr>
        <w:t xml:space="preserve">Story </w:t>
      </w:r>
    </w:p>
    <w:p w14:paraId="7F1689F1" w14:textId="1DD7CB69" w:rsidR="00896E95" w:rsidRDefault="00896E95" w:rsidP="00896E95">
      <w:pPr>
        <w:rPr>
          <w:lang w:val="en-IN"/>
        </w:rPr>
      </w:pPr>
      <w:r>
        <w:rPr>
          <w:noProof/>
          <w:lang w:val="en-IN"/>
        </w:rPr>
        <w:drawing>
          <wp:inline distT="0" distB="0" distL="0" distR="0" wp14:anchorId="20E49881" wp14:editId="75A38950">
            <wp:extent cx="5943600" cy="3199765"/>
            <wp:effectExtent l="0" t="0" r="0" b="635"/>
            <wp:docPr id="20" name="Picture 20" descr="Tableau - GLOBAL AIR TRANSPORTATIO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3CED62.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7AA32CAB" w14:textId="5BD7563B" w:rsidR="00896E95" w:rsidRDefault="00896E95" w:rsidP="00896E95">
      <w:pPr>
        <w:rPr>
          <w:lang w:val="en-IN"/>
        </w:rPr>
      </w:pPr>
      <w:r>
        <w:rPr>
          <w:noProof/>
          <w:lang w:val="en-IN"/>
        </w:rPr>
        <w:drawing>
          <wp:inline distT="0" distB="0" distL="0" distR="0" wp14:anchorId="282341C2" wp14:editId="6E555CD5">
            <wp:extent cx="5943600" cy="3199765"/>
            <wp:effectExtent l="0" t="0" r="0" b="635"/>
            <wp:docPr id="21" name="Picture 21" descr="Tableau - GLOBAL AIR TRANSPORTATIO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3C492F.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6F140333" w14:textId="55D0853C" w:rsidR="00896E95" w:rsidRDefault="00896E95" w:rsidP="00896E95">
      <w:pPr>
        <w:rPr>
          <w:lang w:val="en-IN"/>
        </w:rPr>
      </w:pPr>
      <w:r>
        <w:rPr>
          <w:noProof/>
          <w:lang w:val="en-IN"/>
        </w:rPr>
        <w:drawing>
          <wp:inline distT="0" distB="0" distL="0" distR="0" wp14:anchorId="35684AD6" wp14:editId="700DA06E">
            <wp:extent cx="5943600" cy="3199765"/>
            <wp:effectExtent l="0" t="0" r="0" b="635"/>
            <wp:docPr id="22" name="Picture 22" descr="Tableau - GLOBAL AIR TRANSPORTATIO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3C96A4.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3B943094" w14:textId="6DB9316E" w:rsidR="00896E95" w:rsidRDefault="00896E95" w:rsidP="00896E95">
      <w:pPr>
        <w:rPr>
          <w:lang w:val="en-IN"/>
        </w:rPr>
      </w:pPr>
      <w:r>
        <w:rPr>
          <w:noProof/>
          <w:lang w:val="en-IN"/>
        </w:rPr>
        <w:drawing>
          <wp:inline distT="0" distB="0" distL="0" distR="0" wp14:anchorId="55960089" wp14:editId="50086937">
            <wp:extent cx="5943600" cy="3199765"/>
            <wp:effectExtent l="0" t="0" r="0" b="635"/>
            <wp:docPr id="23" name="Picture 23" descr="Tableau - GLOBAL AIR TRANSPORTATIO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3CE448.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74AA299E" w14:textId="1B66CBF0" w:rsidR="00896E95" w:rsidRDefault="00896E95" w:rsidP="00896E95">
      <w:pPr>
        <w:rPr>
          <w:lang w:val="en-IN"/>
        </w:rPr>
      </w:pPr>
    </w:p>
    <w:p w14:paraId="51AA8037" w14:textId="42FB26E2" w:rsidR="00896E95" w:rsidRPr="00EE47ED" w:rsidRDefault="00896E95" w:rsidP="00874B5C">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BE4D5" w:themeFill="accent2" w:themeFillTint="33"/>
        <w:rPr>
          <w:i/>
          <w:i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7ED">
        <w:rPr>
          <w:i/>
          <w:i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EE47ED" w:rsidRPr="00EE47ED">
        <w:rPr>
          <w:i/>
          <w:i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EE47ED">
        <w:rPr>
          <w:i/>
          <w:iCs/>
          <w:color w:val="000000" w:themeColor="text1"/>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ADVANTAGES &amp; DISADVANTAGES</w:t>
      </w:r>
    </w:p>
    <w:p w14:paraId="2DC2C97E" w14:textId="24B8C4CF" w:rsidR="00896E95" w:rsidRDefault="00896E95" w:rsidP="00896E95">
      <w:pPr>
        <w:rPr>
          <w:lang w:val="en-IN"/>
        </w:rPr>
      </w:pPr>
    </w:p>
    <w:p w14:paraId="5F631177" w14:textId="1016847D" w:rsidR="00896E95" w:rsidRDefault="00896E95" w:rsidP="00874B5C">
      <w:pPr>
        <w:pStyle w:val="Heading1"/>
        <w:rPr>
          <w:lang w:val="en-IN"/>
        </w:rPr>
      </w:pPr>
      <w:r>
        <w:rPr>
          <w:lang w:val="en-IN"/>
        </w:rPr>
        <w:t>Advantages:</w:t>
      </w:r>
    </w:p>
    <w:p w14:paraId="4AE57086" w14:textId="4CC305C1" w:rsidR="00896E95" w:rsidRPr="00896E95" w:rsidRDefault="00896E95" w:rsidP="00896E95">
      <w:pPr>
        <w:pStyle w:val="ListParagraph"/>
        <w:numPr>
          <w:ilvl w:val="0"/>
          <w:numId w:val="2"/>
        </w:numPr>
        <w:rPr>
          <w:lang w:val="en-IN"/>
        </w:rPr>
      </w:pPr>
      <w:r w:rsidRPr="00896E95">
        <w:rPr>
          <w:lang w:val="en-IN"/>
        </w:rPr>
        <w:t>Fast speed</w:t>
      </w:r>
    </w:p>
    <w:p w14:paraId="779B1DBE" w14:textId="53554D36" w:rsidR="00896E95" w:rsidRPr="00896E95" w:rsidRDefault="00896E95" w:rsidP="00896E95">
      <w:pPr>
        <w:pStyle w:val="ListParagraph"/>
        <w:numPr>
          <w:ilvl w:val="0"/>
          <w:numId w:val="2"/>
        </w:numPr>
        <w:jc w:val="both"/>
        <w:rPr>
          <w:lang w:val="en-IN"/>
        </w:rPr>
      </w:pPr>
      <w:r w:rsidRPr="00896E95">
        <w:rPr>
          <w:lang w:val="en-IN"/>
        </w:rPr>
        <w:t>Rapid service</w:t>
      </w:r>
    </w:p>
    <w:p w14:paraId="3D3A0CF4" w14:textId="227D3B58" w:rsidR="00896E95" w:rsidRDefault="00896E95" w:rsidP="00896E95">
      <w:pPr>
        <w:pStyle w:val="ListParagraph"/>
        <w:numPr>
          <w:ilvl w:val="0"/>
          <w:numId w:val="2"/>
        </w:numPr>
        <w:jc w:val="both"/>
        <w:rPr>
          <w:lang w:val="en-IN"/>
        </w:rPr>
      </w:pPr>
      <w:r>
        <w:rPr>
          <w:lang w:val="en-IN"/>
        </w:rPr>
        <w:t>Low infrastructure</w:t>
      </w:r>
    </w:p>
    <w:p w14:paraId="395A6015" w14:textId="5E7C813B" w:rsidR="00896E95" w:rsidRDefault="00896E95" w:rsidP="00896E95">
      <w:pPr>
        <w:pStyle w:val="ListParagraph"/>
        <w:numPr>
          <w:ilvl w:val="0"/>
          <w:numId w:val="2"/>
        </w:numPr>
        <w:jc w:val="both"/>
        <w:rPr>
          <w:lang w:val="en-IN"/>
        </w:rPr>
      </w:pPr>
      <w:r>
        <w:rPr>
          <w:lang w:val="en-IN"/>
        </w:rPr>
        <w:t>No physical barriers</w:t>
      </w:r>
    </w:p>
    <w:p w14:paraId="69768F3F" w14:textId="26C992F0" w:rsidR="00896E95" w:rsidRPr="00896E95" w:rsidRDefault="00896E95" w:rsidP="00896E95">
      <w:pPr>
        <w:pStyle w:val="ListParagraph"/>
        <w:numPr>
          <w:ilvl w:val="0"/>
          <w:numId w:val="2"/>
        </w:numPr>
        <w:jc w:val="both"/>
        <w:rPr>
          <w:lang w:val="en-IN"/>
        </w:rPr>
      </w:pPr>
      <w:r>
        <w:rPr>
          <w:lang w:val="en-IN"/>
        </w:rPr>
        <w:t>Defence service</w:t>
      </w:r>
    </w:p>
    <w:p w14:paraId="73E3A05A" w14:textId="5AD0D693" w:rsidR="00896E95" w:rsidRPr="00896E95" w:rsidRDefault="00896E95" w:rsidP="00896E95">
      <w:pPr>
        <w:pStyle w:val="ListParagraph"/>
        <w:numPr>
          <w:ilvl w:val="0"/>
          <w:numId w:val="2"/>
        </w:numPr>
        <w:rPr>
          <w:lang w:val="en-IN"/>
        </w:rPr>
      </w:pPr>
      <w:r w:rsidRPr="00896E95">
        <w:rPr>
          <w:lang w:val="en-IN"/>
        </w:rPr>
        <w:t>Security</w:t>
      </w:r>
    </w:p>
    <w:p w14:paraId="3B46847C" w14:textId="39EB993F" w:rsidR="00896E95" w:rsidRDefault="00896E95" w:rsidP="00896E95">
      <w:pPr>
        <w:pStyle w:val="Heading1"/>
        <w:rPr>
          <w:lang w:val="en-IN"/>
        </w:rPr>
      </w:pPr>
      <w:r>
        <w:rPr>
          <w:lang w:val="en-IN"/>
        </w:rPr>
        <w:t>Disadvantages:</w:t>
      </w:r>
    </w:p>
    <w:p w14:paraId="1E62E9D8" w14:textId="3F631122" w:rsidR="00896E95" w:rsidRDefault="00896E95" w:rsidP="00896E95">
      <w:pPr>
        <w:pStyle w:val="ListParagraph"/>
        <w:numPr>
          <w:ilvl w:val="0"/>
          <w:numId w:val="5"/>
        </w:numPr>
        <w:rPr>
          <w:lang w:val="en-IN"/>
        </w:rPr>
      </w:pPr>
      <w:r>
        <w:rPr>
          <w:lang w:val="en-IN"/>
        </w:rPr>
        <w:t>Costly service</w:t>
      </w:r>
    </w:p>
    <w:p w14:paraId="3FC8C6D9" w14:textId="1C6FCCC8" w:rsidR="00896E95" w:rsidRPr="00874B5C" w:rsidRDefault="00896E95" w:rsidP="00874B5C">
      <w:pPr>
        <w:pStyle w:val="ListParagraph"/>
        <w:numPr>
          <w:ilvl w:val="0"/>
          <w:numId w:val="5"/>
        </w:numPr>
        <w:rPr>
          <w:lang w:val="en-IN"/>
        </w:rPr>
      </w:pPr>
      <w:r>
        <w:rPr>
          <w:lang w:val="en-IN"/>
        </w:rPr>
        <w:t>Limited capacity</w:t>
      </w:r>
    </w:p>
    <w:p w14:paraId="411BAE19" w14:textId="356350E7" w:rsidR="00896E95" w:rsidRDefault="00896E95" w:rsidP="00896E95">
      <w:pPr>
        <w:pStyle w:val="ListParagraph"/>
        <w:numPr>
          <w:ilvl w:val="0"/>
          <w:numId w:val="5"/>
        </w:numPr>
        <w:rPr>
          <w:lang w:val="en-IN"/>
        </w:rPr>
      </w:pPr>
      <w:r>
        <w:rPr>
          <w:lang w:val="en-IN"/>
        </w:rPr>
        <w:t>Huge investment</w:t>
      </w:r>
    </w:p>
    <w:p w14:paraId="3E236B82" w14:textId="08585346" w:rsidR="00896E95" w:rsidRDefault="00896E95" w:rsidP="00896E95">
      <w:pPr>
        <w:pStyle w:val="ListParagraph"/>
        <w:numPr>
          <w:ilvl w:val="0"/>
          <w:numId w:val="5"/>
        </w:numPr>
        <w:rPr>
          <w:lang w:val="en-IN"/>
        </w:rPr>
      </w:pPr>
      <w:r>
        <w:rPr>
          <w:lang w:val="en-IN"/>
        </w:rPr>
        <w:t xml:space="preserve">Accident prone </w:t>
      </w:r>
    </w:p>
    <w:p w14:paraId="3F7F50F0" w14:textId="249F7E7A" w:rsidR="00896E95" w:rsidRDefault="00896E95" w:rsidP="00896E95">
      <w:pPr>
        <w:pStyle w:val="ListParagraph"/>
        <w:numPr>
          <w:ilvl w:val="0"/>
          <w:numId w:val="5"/>
        </w:numPr>
        <w:rPr>
          <w:lang w:val="en-IN"/>
        </w:rPr>
      </w:pPr>
      <w:r>
        <w:rPr>
          <w:lang w:val="en-IN"/>
        </w:rPr>
        <w:t>Requires skill</w:t>
      </w:r>
    </w:p>
    <w:p w14:paraId="15C3E2D8" w14:textId="6DAE7926" w:rsidR="00896E95" w:rsidRDefault="00896E95" w:rsidP="00896E95">
      <w:pPr>
        <w:pStyle w:val="ListParagraph"/>
        <w:numPr>
          <w:ilvl w:val="0"/>
          <w:numId w:val="5"/>
        </w:numPr>
        <w:rPr>
          <w:lang w:val="en-IN"/>
        </w:rPr>
      </w:pPr>
      <w:r>
        <w:rPr>
          <w:lang w:val="en-IN"/>
        </w:rPr>
        <w:t>Unfit for cheap</w:t>
      </w:r>
    </w:p>
    <w:p w14:paraId="596AA3C9" w14:textId="43B17174" w:rsidR="00896E95" w:rsidRDefault="00896E95" w:rsidP="00896E95">
      <w:pPr>
        <w:ind w:left="1291"/>
        <w:rPr>
          <w:lang w:val="en-IN"/>
        </w:rPr>
      </w:pPr>
    </w:p>
    <w:p w14:paraId="095A586B" w14:textId="60B14FB2" w:rsidR="00896E95" w:rsidRPr="00874B5C" w:rsidRDefault="00896E95" w:rsidP="00874B5C">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BE4D5" w:themeFill="accent2" w:themeFillTint="33"/>
        <w:rPr>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4B5C">
        <w:rPr>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874B5C" w:rsidRPr="00874B5C">
        <w:rPr>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74B5C">
        <w:rPr>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p>
    <w:p w14:paraId="1DDDEF80" w14:textId="0499BAA7" w:rsidR="00896E95" w:rsidRDefault="00896E95" w:rsidP="00896E95"/>
    <w:p w14:paraId="189A4926" w14:textId="6F922DF1" w:rsidR="00896E95" w:rsidRDefault="00896E95" w:rsidP="00896E95">
      <w:r>
        <w:t xml:space="preserve">                                       Used in all industrial sectors and distribution chains. Most companies use air transport to market goods and products internationally or to deliver samples and documents related to foreign trade operations.</w:t>
      </w:r>
    </w:p>
    <w:p w14:paraId="0B34FDFF" w14:textId="0B00CB53" w:rsidR="00896E95" w:rsidRDefault="00896E95" w:rsidP="00896E95"/>
    <w:p w14:paraId="3884DEA8" w14:textId="2B3DE8CC" w:rsidR="00896E95" w:rsidRPr="00874B5C" w:rsidRDefault="00896E95" w:rsidP="00874B5C">
      <w:pPr>
        <w:pStyle w:val="Heading1"/>
        <w:shd w:val="clear" w:color="auto" w:fill="FBE4D5" w:themeFill="accent2" w:themeFillTint="33"/>
        <w:rPr>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4B5C">
        <w:rPr>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874B5C" w:rsidRPr="00874B5C">
        <w:rPr>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74B5C">
        <w:rPr>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CONCLUSION </w:t>
      </w:r>
    </w:p>
    <w:p w14:paraId="6740A198" w14:textId="6805C166" w:rsidR="00896E95" w:rsidRDefault="00896E95" w:rsidP="00896E95">
      <w:r>
        <w:t xml:space="preserve">                                  The international economy and the air transportation industry, in particular operate in a dynamic environment that is defined by long term megatrends and global challenges, such as population growth and the rise of mega cities, increasing demand for mobility in the context of increasing globalization, climate change and process of political transition.</w:t>
      </w:r>
    </w:p>
    <w:p w14:paraId="0210822D" w14:textId="4E5EB51D" w:rsidR="00896E95" w:rsidRDefault="00896E95" w:rsidP="00896E95"/>
    <w:p w14:paraId="2256FF4B" w14:textId="4711A956" w:rsidR="00896E95" w:rsidRPr="00874B5C" w:rsidRDefault="00896E95" w:rsidP="00874B5C">
      <w:pPr>
        <w:pStyle w:val="Heading1"/>
        <w:shd w:val="clear" w:color="auto" w:fill="FBE4D5" w:themeFill="accent2" w:themeFillTint="33"/>
        <w:rPr>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4B5C">
        <w:rPr>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874B5C" w:rsidRPr="00874B5C">
        <w:rPr>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74B5C">
        <w:rPr>
          <w:i/>
          <w:i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FUTURE SCOPE</w:t>
      </w:r>
    </w:p>
    <w:p w14:paraId="61E669F2" w14:textId="7E047111" w:rsidR="00896E95" w:rsidRDefault="00896E95" w:rsidP="00896E95">
      <w:r>
        <w:t xml:space="preserve">                                       The future of the aviation industry is likely to see continued growth and expansion, driven by factors such as a growing middle class, increased tourism and government policies supporting the industry.</w:t>
      </w:r>
    </w:p>
    <w:p w14:paraId="1C6A83FD" w14:textId="77777777" w:rsidR="00896E95" w:rsidRPr="00896E95" w:rsidRDefault="00896E95" w:rsidP="00896E95"/>
    <w:p w14:paraId="4B6129FA" w14:textId="77777777" w:rsidR="00AA4C5E" w:rsidRDefault="00AA4C5E">
      <w:pPr>
        <w:rPr>
          <w:del w:id="0" w:author="abarna abarna" w:date="2023-10-05T11:07:00Z"/>
        </w:rPr>
      </w:pPr>
    </w:p>
    <w:p w14:paraId="1DE51D13" w14:textId="40E9F6FB" w:rsidR="00896E95" w:rsidRPr="00896E95" w:rsidRDefault="00207930" w:rsidP="00896E95">
      <w:del w:id="1" w:author="abarna abarna" w:date="2023-10-05T11:07:00Z">
        <w:r>
          <w:delText xml:space="preserve">                 </w:delText>
        </w:r>
        <w:bookmarkStart w:id="2" w:name="_GoBack"/>
        <w:r>
          <w:rPr>
            <w:noProof/>
          </w:rPr>
          <w:drawing>
            <wp:inline distT="0" distB="0" distL="0" distR="0" wp14:anchorId="74FB3027" wp14:editId="63733017">
              <wp:extent cx="5943600" cy="34651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hoto-1523833082115-1e8e294bd14e.jfif"/>
                      <pic:cNvPicPr/>
                    </pic:nvPicPr>
                    <pic:blipFill>
                      <a:blip r:embed="rId31">
                        <a:extLst>
                          <a:ext uri="{28A0092B-C50C-407E-A947-70E740481C1C}">
                            <a14:useLocalDpi xmlns:a14="http://schemas.microsoft.com/office/drawing/2010/main" val="0"/>
                          </a:ext>
                        </a:extLst>
                      </a:blip>
                      <a:stretch>
                        <a:fillRect/>
                      </a:stretch>
                    </pic:blipFill>
                    <pic:spPr>
                      <a:xfrm>
                        <a:off x="0" y="0"/>
                        <a:ext cx="5943600" cy="3465195"/>
                      </a:xfrm>
                      <a:prstGeom prst="rect">
                        <a:avLst/>
                      </a:prstGeom>
                    </pic:spPr>
                  </pic:pic>
                </a:graphicData>
              </a:graphic>
            </wp:inline>
          </w:drawing>
        </w:r>
      </w:del>
      <w:bookmarkEnd w:id="2"/>
    </w:p>
    <w:sectPr w:rsidR="00896E95" w:rsidRPr="00896E95" w:rsidSect="00506538">
      <w:footerReference w:type="default" r:id="rId32"/>
      <w:pgSz w:w="12240" w:h="15840"/>
      <w:pgMar w:top="1440" w:right="1440" w:bottom="1440" w:left="1440" w:header="708" w:footer="708" w:gutter="0"/>
      <w:pgBorders w:offsetFrom="page">
        <w:top w:val="flowersModern1" w:sz="20" w:space="24" w:color="auto"/>
        <w:left w:val="flowersModern1" w:sz="20" w:space="24" w:color="auto"/>
        <w:bottom w:val="flowersModern1" w:sz="20" w:space="24" w:color="auto"/>
        <w:right w:val="flowersModern1" w:sz="20" w:space="24" w:color="auto"/>
      </w:pgBorders>
      <w:cols w:space="708"/>
      <w:titlePg/>
      <w:docGrid w:linePitch="360"/>
      <w:sectPrChange w:id="7" w:author="abarna abarna" w:date="2023-10-05T11:07:00Z">
        <w:sectPr w:rsidR="00896E95" w:rsidRPr="00896E95" w:rsidSect="00506538">
          <w:pgMar w:top="1440" w:right="1440" w:bottom="1440" w:left="1440" w:header="708" w:footer="708" w:gutter="0"/>
          <w:titlePg w:val="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7F30E7" w14:textId="77777777" w:rsidR="00C36506" w:rsidRDefault="00C36506" w:rsidP="00896E95">
      <w:pPr>
        <w:spacing w:after="0" w:line="240" w:lineRule="auto"/>
      </w:pPr>
      <w:r>
        <w:separator/>
      </w:r>
    </w:p>
  </w:endnote>
  <w:endnote w:type="continuationSeparator" w:id="0">
    <w:p w14:paraId="07120C32" w14:textId="77777777" w:rsidR="00C36506" w:rsidRDefault="00C36506" w:rsidP="00896E95">
      <w:pPr>
        <w:spacing w:after="0" w:line="240" w:lineRule="auto"/>
      </w:pPr>
      <w:r>
        <w:continuationSeparator/>
      </w:r>
    </w:p>
  </w:endnote>
  <w:endnote w:type="continuationNotice" w:id="1">
    <w:p w14:paraId="430272AF" w14:textId="77777777" w:rsidR="00C36506" w:rsidRDefault="00C365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 w:name="Bahnschrift SemiBold SemiConden">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3" w:author="abarna abarna" w:date="2023-10-05T11:07:00Z"/>
  <w:sdt>
    <w:sdtPr>
      <w:id w:val="-2146344512"/>
      <w:docPartObj>
        <w:docPartGallery w:val="Page Numbers (Bottom of Page)"/>
        <w:docPartUnique/>
      </w:docPartObj>
    </w:sdtPr>
    <w:sdtEndPr>
      <w:rPr>
        <w:noProof/>
      </w:rPr>
    </w:sdtEndPr>
    <w:sdtContent>
      <w:customXmlInsRangeEnd w:id="3"/>
      <w:p w14:paraId="3E73D349" w14:textId="718CDDF2" w:rsidR="00896E95" w:rsidRDefault="00896E95">
        <w:pPr>
          <w:pStyle w:val="Footer"/>
          <w:jc w:val="center"/>
          <w:rPr>
            <w:ins w:id="4" w:author="abarna abarna" w:date="2023-10-05T11:07:00Z"/>
          </w:rPr>
        </w:pPr>
        <w:ins w:id="5" w:author="abarna abarna" w:date="2023-10-05T11:07:00Z">
          <w:r>
            <w:fldChar w:fldCharType="begin"/>
          </w:r>
          <w:r>
            <w:instrText xml:space="preserve"> PAGE   \* MERGEFORMAT </w:instrText>
          </w:r>
          <w:r>
            <w:fldChar w:fldCharType="separate"/>
          </w:r>
          <w:r>
            <w:rPr>
              <w:noProof/>
            </w:rPr>
            <w:t>2</w:t>
          </w:r>
          <w:r>
            <w:rPr>
              <w:noProof/>
            </w:rPr>
            <w:fldChar w:fldCharType="end"/>
          </w:r>
        </w:ins>
      </w:p>
      <w:customXmlInsRangeStart w:id="6" w:author="abarna abarna" w:date="2023-10-05T11:07:00Z"/>
    </w:sdtContent>
  </w:sdt>
  <w:customXmlInsRangeEnd w:id="6"/>
  <w:p w14:paraId="12502C73" w14:textId="77777777" w:rsidR="00896E95" w:rsidRDefault="00896E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F82321" w14:textId="77777777" w:rsidR="00C36506" w:rsidRDefault="00C36506" w:rsidP="00896E95">
      <w:pPr>
        <w:spacing w:after="0" w:line="240" w:lineRule="auto"/>
      </w:pPr>
      <w:r>
        <w:separator/>
      </w:r>
    </w:p>
  </w:footnote>
  <w:footnote w:type="continuationSeparator" w:id="0">
    <w:p w14:paraId="535263F1" w14:textId="77777777" w:rsidR="00C36506" w:rsidRDefault="00C36506" w:rsidP="00896E95">
      <w:pPr>
        <w:spacing w:after="0" w:line="240" w:lineRule="auto"/>
      </w:pPr>
      <w:r>
        <w:continuationSeparator/>
      </w:r>
    </w:p>
  </w:footnote>
  <w:footnote w:type="continuationNotice" w:id="1">
    <w:p w14:paraId="5B4DCFE6" w14:textId="77777777" w:rsidR="00C36506" w:rsidRDefault="00C3650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BA159F"/>
    <w:multiLevelType w:val="hybridMultilevel"/>
    <w:tmpl w:val="6BD409B4"/>
    <w:lvl w:ilvl="0" w:tplc="04090009">
      <w:start w:val="1"/>
      <w:numFmt w:val="bullet"/>
      <w:lvlText w:val=""/>
      <w:lvlJc w:val="left"/>
      <w:pPr>
        <w:ind w:left="2309" w:hanging="360"/>
      </w:pPr>
      <w:rPr>
        <w:rFonts w:ascii="Wingdings" w:hAnsi="Wingdings" w:hint="default"/>
      </w:rPr>
    </w:lvl>
    <w:lvl w:ilvl="1" w:tplc="04090003" w:tentative="1">
      <w:start w:val="1"/>
      <w:numFmt w:val="bullet"/>
      <w:lvlText w:val="o"/>
      <w:lvlJc w:val="left"/>
      <w:pPr>
        <w:ind w:left="3029" w:hanging="360"/>
      </w:pPr>
      <w:rPr>
        <w:rFonts w:ascii="Courier New" w:hAnsi="Courier New" w:cs="Courier New" w:hint="default"/>
      </w:rPr>
    </w:lvl>
    <w:lvl w:ilvl="2" w:tplc="04090005" w:tentative="1">
      <w:start w:val="1"/>
      <w:numFmt w:val="bullet"/>
      <w:lvlText w:val=""/>
      <w:lvlJc w:val="left"/>
      <w:pPr>
        <w:ind w:left="3749" w:hanging="360"/>
      </w:pPr>
      <w:rPr>
        <w:rFonts w:ascii="Wingdings" w:hAnsi="Wingdings" w:hint="default"/>
      </w:rPr>
    </w:lvl>
    <w:lvl w:ilvl="3" w:tplc="04090001" w:tentative="1">
      <w:start w:val="1"/>
      <w:numFmt w:val="bullet"/>
      <w:lvlText w:val=""/>
      <w:lvlJc w:val="left"/>
      <w:pPr>
        <w:ind w:left="4469" w:hanging="360"/>
      </w:pPr>
      <w:rPr>
        <w:rFonts w:ascii="Symbol" w:hAnsi="Symbol" w:hint="default"/>
      </w:rPr>
    </w:lvl>
    <w:lvl w:ilvl="4" w:tplc="04090003" w:tentative="1">
      <w:start w:val="1"/>
      <w:numFmt w:val="bullet"/>
      <w:lvlText w:val="o"/>
      <w:lvlJc w:val="left"/>
      <w:pPr>
        <w:ind w:left="5189" w:hanging="360"/>
      </w:pPr>
      <w:rPr>
        <w:rFonts w:ascii="Courier New" w:hAnsi="Courier New" w:cs="Courier New" w:hint="default"/>
      </w:rPr>
    </w:lvl>
    <w:lvl w:ilvl="5" w:tplc="04090005" w:tentative="1">
      <w:start w:val="1"/>
      <w:numFmt w:val="bullet"/>
      <w:lvlText w:val=""/>
      <w:lvlJc w:val="left"/>
      <w:pPr>
        <w:ind w:left="5909" w:hanging="360"/>
      </w:pPr>
      <w:rPr>
        <w:rFonts w:ascii="Wingdings" w:hAnsi="Wingdings" w:hint="default"/>
      </w:rPr>
    </w:lvl>
    <w:lvl w:ilvl="6" w:tplc="04090001" w:tentative="1">
      <w:start w:val="1"/>
      <w:numFmt w:val="bullet"/>
      <w:lvlText w:val=""/>
      <w:lvlJc w:val="left"/>
      <w:pPr>
        <w:ind w:left="6629" w:hanging="360"/>
      </w:pPr>
      <w:rPr>
        <w:rFonts w:ascii="Symbol" w:hAnsi="Symbol" w:hint="default"/>
      </w:rPr>
    </w:lvl>
    <w:lvl w:ilvl="7" w:tplc="04090003" w:tentative="1">
      <w:start w:val="1"/>
      <w:numFmt w:val="bullet"/>
      <w:lvlText w:val="o"/>
      <w:lvlJc w:val="left"/>
      <w:pPr>
        <w:ind w:left="7349" w:hanging="360"/>
      </w:pPr>
      <w:rPr>
        <w:rFonts w:ascii="Courier New" w:hAnsi="Courier New" w:cs="Courier New" w:hint="default"/>
      </w:rPr>
    </w:lvl>
    <w:lvl w:ilvl="8" w:tplc="04090005" w:tentative="1">
      <w:start w:val="1"/>
      <w:numFmt w:val="bullet"/>
      <w:lvlText w:val=""/>
      <w:lvlJc w:val="left"/>
      <w:pPr>
        <w:ind w:left="8069" w:hanging="360"/>
      </w:pPr>
      <w:rPr>
        <w:rFonts w:ascii="Wingdings" w:hAnsi="Wingdings" w:hint="default"/>
      </w:rPr>
    </w:lvl>
  </w:abstractNum>
  <w:abstractNum w:abstractNumId="1" w15:restartNumberingAfterBreak="0">
    <w:nsid w:val="1E402E1E"/>
    <w:multiLevelType w:val="hybridMultilevel"/>
    <w:tmpl w:val="FA9CC01A"/>
    <w:lvl w:ilvl="0" w:tplc="04090009">
      <w:start w:val="1"/>
      <w:numFmt w:val="bullet"/>
      <w:lvlText w:val=""/>
      <w:lvlJc w:val="left"/>
      <w:pPr>
        <w:ind w:left="1019" w:hanging="360"/>
      </w:pPr>
      <w:rPr>
        <w:rFonts w:ascii="Wingdings" w:hAnsi="Wingdings" w:hint="default"/>
      </w:rPr>
    </w:lvl>
    <w:lvl w:ilvl="1" w:tplc="04090003" w:tentative="1">
      <w:start w:val="1"/>
      <w:numFmt w:val="bullet"/>
      <w:lvlText w:val="o"/>
      <w:lvlJc w:val="left"/>
      <w:pPr>
        <w:ind w:left="1739" w:hanging="360"/>
      </w:pPr>
      <w:rPr>
        <w:rFonts w:ascii="Courier New" w:hAnsi="Courier New" w:cs="Courier New" w:hint="default"/>
      </w:rPr>
    </w:lvl>
    <w:lvl w:ilvl="2" w:tplc="04090005" w:tentative="1">
      <w:start w:val="1"/>
      <w:numFmt w:val="bullet"/>
      <w:lvlText w:val=""/>
      <w:lvlJc w:val="left"/>
      <w:pPr>
        <w:ind w:left="2459" w:hanging="360"/>
      </w:pPr>
      <w:rPr>
        <w:rFonts w:ascii="Wingdings" w:hAnsi="Wingdings" w:hint="default"/>
      </w:rPr>
    </w:lvl>
    <w:lvl w:ilvl="3" w:tplc="04090001" w:tentative="1">
      <w:start w:val="1"/>
      <w:numFmt w:val="bullet"/>
      <w:lvlText w:val=""/>
      <w:lvlJc w:val="left"/>
      <w:pPr>
        <w:ind w:left="3179" w:hanging="360"/>
      </w:pPr>
      <w:rPr>
        <w:rFonts w:ascii="Symbol" w:hAnsi="Symbol" w:hint="default"/>
      </w:rPr>
    </w:lvl>
    <w:lvl w:ilvl="4" w:tplc="04090003" w:tentative="1">
      <w:start w:val="1"/>
      <w:numFmt w:val="bullet"/>
      <w:lvlText w:val="o"/>
      <w:lvlJc w:val="left"/>
      <w:pPr>
        <w:ind w:left="3899" w:hanging="360"/>
      </w:pPr>
      <w:rPr>
        <w:rFonts w:ascii="Courier New" w:hAnsi="Courier New" w:cs="Courier New" w:hint="default"/>
      </w:rPr>
    </w:lvl>
    <w:lvl w:ilvl="5" w:tplc="04090005" w:tentative="1">
      <w:start w:val="1"/>
      <w:numFmt w:val="bullet"/>
      <w:lvlText w:val=""/>
      <w:lvlJc w:val="left"/>
      <w:pPr>
        <w:ind w:left="4619" w:hanging="360"/>
      </w:pPr>
      <w:rPr>
        <w:rFonts w:ascii="Wingdings" w:hAnsi="Wingdings" w:hint="default"/>
      </w:rPr>
    </w:lvl>
    <w:lvl w:ilvl="6" w:tplc="04090001" w:tentative="1">
      <w:start w:val="1"/>
      <w:numFmt w:val="bullet"/>
      <w:lvlText w:val=""/>
      <w:lvlJc w:val="left"/>
      <w:pPr>
        <w:ind w:left="5339" w:hanging="360"/>
      </w:pPr>
      <w:rPr>
        <w:rFonts w:ascii="Symbol" w:hAnsi="Symbol" w:hint="default"/>
      </w:rPr>
    </w:lvl>
    <w:lvl w:ilvl="7" w:tplc="04090003" w:tentative="1">
      <w:start w:val="1"/>
      <w:numFmt w:val="bullet"/>
      <w:lvlText w:val="o"/>
      <w:lvlJc w:val="left"/>
      <w:pPr>
        <w:ind w:left="6059" w:hanging="360"/>
      </w:pPr>
      <w:rPr>
        <w:rFonts w:ascii="Courier New" w:hAnsi="Courier New" w:cs="Courier New" w:hint="default"/>
      </w:rPr>
    </w:lvl>
    <w:lvl w:ilvl="8" w:tplc="04090005" w:tentative="1">
      <w:start w:val="1"/>
      <w:numFmt w:val="bullet"/>
      <w:lvlText w:val=""/>
      <w:lvlJc w:val="left"/>
      <w:pPr>
        <w:ind w:left="6779" w:hanging="360"/>
      </w:pPr>
      <w:rPr>
        <w:rFonts w:ascii="Wingdings" w:hAnsi="Wingdings" w:hint="default"/>
      </w:rPr>
    </w:lvl>
  </w:abstractNum>
  <w:abstractNum w:abstractNumId="2" w15:restartNumberingAfterBreak="0">
    <w:nsid w:val="25D91E2B"/>
    <w:multiLevelType w:val="hybridMultilevel"/>
    <w:tmpl w:val="D750CAB2"/>
    <w:lvl w:ilvl="0" w:tplc="04090009">
      <w:start w:val="1"/>
      <w:numFmt w:val="bullet"/>
      <w:lvlText w:val=""/>
      <w:lvlJc w:val="left"/>
      <w:pPr>
        <w:ind w:left="1915" w:hanging="360"/>
      </w:pPr>
      <w:rPr>
        <w:rFonts w:ascii="Wingdings" w:hAnsi="Wingdings" w:hint="default"/>
      </w:rPr>
    </w:lvl>
    <w:lvl w:ilvl="1" w:tplc="04090003" w:tentative="1">
      <w:start w:val="1"/>
      <w:numFmt w:val="bullet"/>
      <w:lvlText w:val="o"/>
      <w:lvlJc w:val="left"/>
      <w:pPr>
        <w:ind w:left="2635" w:hanging="360"/>
      </w:pPr>
      <w:rPr>
        <w:rFonts w:ascii="Courier New" w:hAnsi="Courier New" w:cs="Courier New" w:hint="default"/>
      </w:rPr>
    </w:lvl>
    <w:lvl w:ilvl="2" w:tplc="04090005" w:tentative="1">
      <w:start w:val="1"/>
      <w:numFmt w:val="bullet"/>
      <w:lvlText w:val=""/>
      <w:lvlJc w:val="left"/>
      <w:pPr>
        <w:ind w:left="3355" w:hanging="360"/>
      </w:pPr>
      <w:rPr>
        <w:rFonts w:ascii="Wingdings" w:hAnsi="Wingdings" w:hint="default"/>
      </w:rPr>
    </w:lvl>
    <w:lvl w:ilvl="3" w:tplc="04090001" w:tentative="1">
      <w:start w:val="1"/>
      <w:numFmt w:val="bullet"/>
      <w:lvlText w:val=""/>
      <w:lvlJc w:val="left"/>
      <w:pPr>
        <w:ind w:left="4075" w:hanging="360"/>
      </w:pPr>
      <w:rPr>
        <w:rFonts w:ascii="Symbol" w:hAnsi="Symbol" w:hint="default"/>
      </w:rPr>
    </w:lvl>
    <w:lvl w:ilvl="4" w:tplc="04090003" w:tentative="1">
      <w:start w:val="1"/>
      <w:numFmt w:val="bullet"/>
      <w:lvlText w:val="o"/>
      <w:lvlJc w:val="left"/>
      <w:pPr>
        <w:ind w:left="4795" w:hanging="360"/>
      </w:pPr>
      <w:rPr>
        <w:rFonts w:ascii="Courier New" w:hAnsi="Courier New" w:cs="Courier New" w:hint="default"/>
      </w:rPr>
    </w:lvl>
    <w:lvl w:ilvl="5" w:tplc="04090005" w:tentative="1">
      <w:start w:val="1"/>
      <w:numFmt w:val="bullet"/>
      <w:lvlText w:val=""/>
      <w:lvlJc w:val="left"/>
      <w:pPr>
        <w:ind w:left="5515" w:hanging="360"/>
      </w:pPr>
      <w:rPr>
        <w:rFonts w:ascii="Wingdings" w:hAnsi="Wingdings" w:hint="default"/>
      </w:rPr>
    </w:lvl>
    <w:lvl w:ilvl="6" w:tplc="04090001" w:tentative="1">
      <w:start w:val="1"/>
      <w:numFmt w:val="bullet"/>
      <w:lvlText w:val=""/>
      <w:lvlJc w:val="left"/>
      <w:pPr>
        <w:ind w:left="6235" w:hanging="360"/>
      </w:pPr>
      <w:rPr>
        <w:rFonts w:ascii="Symbol" w:hAnsi="Symbol" w:hint="default"/>
      </w:rPr>
    </w:lvl>
    <w:lvl w:ilvl="7" w:tplc="04090003" w:tentative="1">
      <w:start w:val="1"/>
      <w:numFmt w:val="bullet"/>
      <w:lvlText w:val="o"/>
      <w:lvlJc w:val="left"/>
      <w:pPr>
        <w:ind w:left="6955" w:hanging="360"/>
      </w:pPr>
      <w:rPr>
        <w:rFonts w:ascii="Courier New" w:hAnsi="Courier New" w:cs="Courier New" w:hint="default"/>
      </w:rPr>
    </w:lvl>
    <w:lvl w:ilvl="8" w:tplc="04090005" w:tentative="1">
      <w:start w:val="1"/>
      <w:numFmt w:val="bullet"/>
      <w:lvlText w:val=""/>
      <w:lvlJc w:val="left"/>
      <w:pPr>
        <w:ind w:left="7675" w:hanging="360"/>
      </w:pPr>
      <w:rPr>
        <w:rFonts w:ascii="Wingdings" w:hAnsi="Wingdings" w:hint="default"/>
      </w:rPr>
    </w:lvl>
  </w:abstractNum>
  <w:abstractNum w:abstractNumId="3" w15:restartNumberingAfterBreak="0">
    <w:nsid w:val="352C11D2"/>
    <w:multiLevelType w:val="hybridMultilevel"/>
    <w:tmpl w:val="408C9D10"/>
    <w:lvl w:ilvl="0" w:tplc="04090009">
      <w:start w:val="1"/>
      <w:numFmt w:val="bullet"/>
      <w:lvlText w:val=""/>
      <w:lvlJc w:val="left"/>
      <w:pPr>
        <w:ind w:left="2309" w:hanging="360"/>
      </w:pPr>
      <w:rPr>
        <w:rFonts w:ascii="Wingdings" w:hAnsi="Wingdings" w:hint="default"/>
      </w:rPr>
    </w:lvl>
    <w:lvl w:ilvl="1" w:tplc="04090003" w:tentative="1">
      <w:start w:val="1"/>
      <w:numFmt w:val="bullet"/>
      <w:lvlText w:val="o"/>
      <w:lvlJc w:val="left"/>
      <w:pPr>
        <w:ind w:left="3029" w:hanging="360"/>
      </w:pPr>
      <w:rPr>
        <w:rFonts w:ascii="Courier New" w:hAnsi="Courier New" w:cs="Courier New" w:hint="default"/>
      </w:rPr>
    </w:lvl>
    <w:lvl w:ilvl="2" w:tplc="04090005" w:tentative="1">
      <w:start w:val="1"/>
      <w:numFmt w:val="bullet"/>
      <w:lvlText w:val=""/>
      <w:lvlJc w:val="left"/>
      <w:pPr>
        <w:ind w:left="3749" w:hanging="360"/>
      </w:pPr>
      <w:rPr>
        <w:rFonts w:ascii="Wingdings" w:hAnsi="Wingdings" w:hint="default"/>
      </w:rPr>
    </w:lvl>
    <w:lvl w:ilvl="3" w:tplc="04090001" w:tentative="1">
      <w:start w:val="1"/>
      <w:numFmt w:val="bullet"/>
      <w:lvlText w:val=""/>
      <w:lvlJc w:val="left"/>
      <w:pPr>
        <w:ind w:left="4469" w:hanging="360"/>
      </w:pPr>
      <w:rPr>
        <w:rFonts w:ascii="Symbol" w:hAnsi="Symbol" w:hint="default"/>
      </w:rPr>
    </w:lvl>
    <w:lvl w:ilvl="4" w:tplc="04090003" w:tentative="1">
      <w:start w:val="1"/>
      <w:numFmt w:val="bullet"/>
      <w:lvlText w:val="o"/>
      <w:lvlJc w:val="left"/>
      <w:pPr>
        <w:ind w:left="5189" w:hanging="360"/>
      </w:pPr>
      <w:rPr>
        <w:rFonts w:ascii="Courier New" w:hAnsi="Courier New" w:cs="Courier New" w:hint="default"/>
      </w:rPr>
    </w:lvl>
    <w:lvl w:ilvl="5" w:tplc="04090005" w:tentative="1">
      <w:start w:val="1"/>
      <w:numFmt w:val="bullet"/>
      <w:lvlText w:val=""/>
      <w:lvlJc w:val="left"/>
      <w:pPr>
        <w:ind w:left="5909" w:hanging="360"/>
      </w:pPr>
      <w:rPr>
        <w:rFonts w:ascii="Wingdings" w:hAnsi="Wingdings" w:hint="default"/>
      </w:rPr>
    </w:lvl>
    <w:lvl w:ilvl="6" w:tplc="04090001" w:tentative="1">
      <w:start w:val="1"/>
      <w:numFmt w:val="bullet"/>
      <w:lvlText w:val=""/>
      <w:lvlJc w:val="left"/>
      <w:pPr>
        <w:ind w:left="6629" w:hanging="360"/>
      </w:pPr>
      <w:rPr>
        <w:rFonts w:ascii="Symbol" w:hAnsi="Symbol" w:hint="default"/>
      </w:rPr>
    </w:lvl>
    <w:lvl w:ilvl="7" w:tplc="04090003" w:tentative="1">
      <w:start w:val="1"/>
      <w:numFmt w:val="bullet"/>
      <w:lvlText w:val="o"/>
      <w:lvlJc w:val="left"/>
      <w:pPr>
        <w:ind w:left="7349" w:hanging="360"/>
      </w:pPr>
      <w:rPr>
        <w:rFonts w:ascii="Courier New" w:hAnsi="Courier New" w:cs="Courier New" w:hint="default"/>
      </w:rPr>
    </w:lvl>
    <w:lvl w:ilvl="8" w:tplc="04090005" w:tentative="1">
      <w:start w:val="1"/>
      <w:numFmt w:val="bullet"/>
      <w:lvlText w:val=""/>
      <w:lvlJc w:val="left"/>
      <w:pPr>
        <w:ind w:left="8069" w:hanging="360"/>
      </w:pPr>
      <w:rPr>
        <w:rFonts w:ascii="Wingdings" w:hAnsi="Wingdings" w:hint="default"/>
      </w:rPr>
    </w:lvl>
  </w:abstractNum>
  <w:abstractNum w:abstractNumId="4" w15:restartNumberingAfterBreak="0">
    <w:nsid w:val="64642781"/>
    <w:multiLevelType w:val="hybridMultilevel"/>
    <w:tmpl w:val="8A28BBB6"/>
    <w:lvl w:ilvl="0" w:tplc="04090009">
      <w:start w:val="1"/>
      <w:numFmt w:val="bullet"/>
      <w:lvlText w:val=""/>
      <w:lvlJc w:val="left"/>
      <w:pPr>
        <w:ind w:left="2011" w:hanging="360"/>
      </w:pPr>
      <w:rPr>
        <w:rFonts w:ascii="Wingdings" w:hAnsi="Wingdings" w:hint="default"/>
      </w:rPr>
    </w:lvl>
    <w:lvl w:ilvl="1" w:tplc="04090003" w:tentative="1">
      <w:start w:val="1"/>
      <w:numFmt w:val="bullet"/>
      <w:lvlText w:val="o"/>
      <w:lvlJc w:val="left"/>
      <w:pPr>
        <w:ind w:left="2731" w:hanging="360"/>
      </w:pPr>
      <w:rPr>
        <w:rFonts w:ascii="Courier New" w:hAnsi="Courier New" w:cs="Courier New" w:hint="default"/>
      </w:rPr>
    </w:lvl>
    <w:lvl w:ilvl="2" w:tplc="04090005" w:tentative="1">
      <w:start w:val="1"/>
      <w:numFmt w:val="bullet"/>
      <w:lvlText w:val=""/>
      <w:lvlJc w:val="left"/>
      <w:pPr>
        <w:ind w:left="3451" w:hanging="360"/>
      </w:pPr>
      <w:rPr>
        <w:rFonts w:ascii="Wingdings" w:hAnsi="Wingdings" w:hint="default"/>
      </w:rPr>
    </w:lvl>
    <w:lvl w:ilvl="3" w:tplc="04090001" w:tentative="1">
      <w:start w:val="1"/>
      <w:numFmt w:val="bullet"/>
      <w:lvlText w:val=""/>
      <w:lvlJc w:val="left"/>
      <w:pPr>
        <w:ind w:left="4171" w:hanging="360"/>
      </w:pPr>
      <w:rPr>
        <w:rFonts w:ascii="Symbol" w:hAnsi="Symbol" w:hint="default"/>
      </w:rPr>
    </w:lvl>
    <w:lvl w:ilvl="4" w:tplc="04090003" w:tentative="1">
      <w:start w:val="1"/>
      <w:numFmt w:val="bullet"/>
      <w:lvlText w:val="o"/>
      <w:lvlJc w:val="left"/>
      <w:pPr>
        <w:ind w:left="4891" w:hanging="360"/>
      </w:pPr>
      <w:rPr>
        <w:rFonts w:ascii="Courier New" w:hAnsi="Courier New" w:cs="Courier New" w:hint="default"/>
      </w:rPr>
    </w:lvl>
    <w:lvl w:ilvl="5" w:tplc="04090005" w:tentative="1">
      <w:start w:val="1"/>
      <w:numFmt w:val="bullet"/>
      <w:lvlText w:val=""/>
      <w:lvlJc w:val="left"/>
      <w:pPr>
        <w:ind w:left="5611" w:hanging="360"/>
      </w:pPr>
      <w:rPr>
        <w:rFonts w:ascii="Wingdings" w:hAnsi="Wingdings" w:hint="default"/>
      </w:rPr>
    </w:lvl>
    <w:lvl w:ilvl="6" w:tplc="04090001" w:tentative="1">
      <w:start w:val="1"/>
      <w:numFmt w:val="bullet"/>
      <w:lvlText w:val=""/>
      <w:lvlJc w:val="left"/>
      <w:pPr>
        <w:ind w:left="6331" w:hanging="360"/>
      </w:pPr>
      <w:rPr>
        <w:rFonts w:ascii="Symbol" w:hAnsi="Symbol" w:hint="default"/>
      </w:rPr>
    </w:lvl>
    <w:lvl w:ilvl="7" w:tplc="04090003" w:tentative="1">
      <w:start w:val="1"/>
      <w:numFmt w:val="bullet"/>
      <w:lvlText w:val="o"/>
      <w:lvlJc w:val="left"/>
      <w:pPr>
        <w:ind w:left="7051" w:hanging="360"/>
      </w:pPr>
      <w:rPr>
        <w:rFonts w:ascii="Courier New" w:hAnsi="Courier New" w:cs="Courier New" w:hint="default"/>
      </w:rPr>
    </w:lvl>
    <w:lvl w:ilvl="8" w:tplc="04090005" w:tentative="1">
      <w:start w:val="1"/>
      <w:numFmt w:val="bullet"/>
      <w:lvlText w:val=""/>
      <w:lvlJc w:val="left"/>
      <w:pPr>
        <w:ind w:left="7771"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barna abarna">
    <w15:presenceInfo w15:providerId="Windows Live" w15:userId="3027f696362d58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proofState w:spelling="clean" w:grammar="clean"/>
  <w:defaultTabStop w:val="720"/>
  <w:evenAndOddHeaders/>
  <w:characterSpacingControl w:val="doNotCompress"/>
  <w:savePreviewPicture/>
  <w:hdrShapeDefaults>
    <o:shapedefaults v:ext="edit" spidmax="2049">
      <o:colormru v:ext="edit" colors="#f6c,#f9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701"/>
    <w:rsid w:val="00093E48"/>
    <w:rsid w:val="000D217F"/>
    <w:rsid w:val="001573A2"/>
    <w:rsid w:val="00157EFF"/>
    <w:rsid w:val="001C4658"/>
    <w:rsid w:val="001D6540"/>
    <w:rsid w:val="00207930"/>
    <w:rsid w:val="002B4093"/>
    <w:rsid w:val="002C54F1"/>
    <w:rsid w:val="00483259"/>
    <w:rsid w:val="00506538"/>
    <w:rsid w:val="005E07BE"/>
    <w:rsid w:val="006A5D46"/>
    <w:rsid w:val="00874B5C"/>
    <w:rsid w:val="00896E95"/>
    <w:rsid w:val="008B0232"/>
    <w:rsid w:val="00960EB5"/>
    <w:rsid w:val="009A5CCB"/>
    <w:rsid w:val="009C0DE5"/>
    <w:rsid w:val="00AA4C5E"/>
    <w:rsid w:val="00B83701"/>
    <w:rsid w:val="00B873EF"/>
    <w:rsid w:val="00BF7DE5"/>
    <w:rsid w:val="00C36506"/>
    <w:rsid w:val="00D04B74"/>
    <w:rsid w:val="00D36218"/>
    <w:rsid w:val="00D92B3A"/>
    <w:rsid w:val="00E93EB0"/>
    <w:rsid w:val="00EA2EBA"/>
    <w:rsid w:val="00EE47ED"/>
    <w:rsid w:val="00EF6B15"/>
    <w:rsid w:val="00F874D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6c,#f9f"/>
    </o:shapedefaults>
    <o:shapelayout v:ext="edit">
      <o:idmap v:ext="edit" data="1"/>
    </o:shapelayout>
  </w:shapeDefaults>
  <w:decimalSymbol w:val="."/>
  <w:listSeparator w:val=","/>
  <w14:docId w14:val="203E3036"/>
  <w15:chartTrackingRefBased/>
  <w15:docId w15:val="{F856ACAA-E4C6-41EC-A78C-EAC1E3082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4B74"/>
    <w:rPr>
      <w:rFonts w:cs="Latha"/>
    </w:rPr>
  </w:style>
  <w:style w:type="paragraph" w:styleId="Heading1">
    <w:name w:val="heading 1"/>
    <w:basedOn w:val="Normal"/>
    <w:next w:val="Normal"/>
    <w:link w:val="Heading1Char"/>
    <w:uiPriority w:val="9"/>
    <w:qFormat/>
    <w:rsid w:val="00B837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6E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6E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96E9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837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370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8370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6E9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96E95"/>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896E95"/>
    <w:pPr>
      <w:numPr>
        <w:ilvl w:val="1"/>
      </w:numPr>
    </w:pPr>
    <w:rPr>
      <w:rFonts w:eastAsiaTheme="minorEastAsia" w:cstheme="minorBidi"/>
      <w:color w:val="5A5A5A" w:themeColor="text1" w:themeTint="A5"/>
      <w:spacing w:val="15"/>
    </w:rPr>
  </w:style>
  <w:style w:type="character" w:customStyle="1" w:styleId="SubtitleChar">
    <w:name w:val="Subtitle Char"/>
    <w:basedOn w:val="DefaultParagraphFont"/>
    <w:link w:val="Subtitle"/>
    <w:uiPriority w:val="11"/>
    <w:rsid w:val="00896E95"/>
    <w:rPr>
      <w:rFonts w:eastAsiaTheme="minorEastAsia"/>
      <w:color w:val="5A5A5A" w:themeColor="text1" w:themeTint="A5"/>
      <w:spacing w:val="15"/>
    </w:rPr>
  </w:style>
  <w:style w:type="paragraph" w:styleId="ListParagraph">
    <w:name w:val="List Paragraph"/>
    <w:basedOn w:val="Normal"/>
    <w:uiPriority w:val="34"/>
    <w:qFormat/>
    <w:rsid w:val="00896E95"/>
    <w:pPr>
      <w:ind w:left="720"/>
      <w:contextualSpacing/>
    </w:pPr>
  </w:style>
  <w:style w:type="paragraph" w:styleId="Header">
    <w:name w:val="header"/>
    <w:basedOn w:val="Normal"/>
    <w:link w:val="HeaderChar"/>
    <w:uiPriority w:val="99"/>
    <w:unhideWhenUsed/>
    <w:rsid w:val="00896E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6E95"/>
    <w:rPr>
      <w:rFonts w:cs="Latha"/>
    </w:rPr>
  </w:style>
  <w:style w:type="paragraph" w:styleId="Footer">
    <w:name w:val="footer"/>
    <w:basedOn w:val="Normal"/>
    <w:link w:val="FooterChar"/>
    <w:uiPriority w:val="99"/>
    <w:unhideWhenUsed/>
    <w:rsid w:val="00896E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6E95"/>
    <w:rPr>
      <w:rFonts w:cs="Latha"/>
    </w:rPr>
  </w:style>
  <w:style w:type="character" w:customStyle="1" w:styleId="Heading4Char">
    <w:name w:val="Heading 4 Char"/>
    <w:basedOn w:val="DefaultParagraphFont"/>
    <w:link w:val="Heading4"/>
    <w:uiPriority w:val="9"/>
    <w:rsid w:val="00896E95"/>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6A5D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5D4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5793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tmp"/><Relationship Id="rId26" Type="http://schemas.openxmlformats.org/officeDocument/2006/relationships/image" Target="media/image20.tmp"/><Relationship Id="rId3" Type="http://schemas.openxmlformats.org/officeDocument/2006/relationships/settings" Target="settings.xml"/><Relationship Id="rId21" Type="http://schemas.openxmlformats.org/officeDocument/2006/relationships/image" Target="media/image15.tmp"/><Relationship Id="rId34"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image" Target="media/image23.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tmp"/><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10" Type="http://schemas.openxmlformats.org/officeDocument/2006/relationships/image" Target="media/image4.png"/><Relationship Id="rId19" Type="http://schemas.openxmlformats.org/officeDocument/2006/relationships/image" Target="media/image13.tmp"/><Relationship Id="rId31" Type="http://schemas.openxmlformats.org/officeDocument/2006/relationships/image" Target="media/image25.jfi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1</Pages>
  <Words>583</Words>
  <Characters>3328</Characters>
  <Application>Microsoft Office Word</Application>
  <DocSecurity>0</DocSecurity>
  <Lines>27</Lines>
  <Paragraphs>7</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Under the guidance of</vt:lpstr>
      <vt:lpstr>1.INTRODUCTION</vt:lpstr>
      <vt:lpstr>1.1 Overview      </vt:lpstr>
      <vt:lpstr>1.2 purpose</vt:lpstr>
      <vt:lpstr>        USE:</vt:lpstr>
      <vt:lpstr>        ACHEIVEMENTS BY USING THIS:</vt:lpstr>
      <vt:lpstr>2.PROBLEM DEFINITION AND DESIGN THINKING </vt:lpstr>
      <vt:lpstr>    2.1. Empathy Map</vt:lpstr>
      <vt:lpstr>    2.2. Ideation &amp; Brainstorming Map</vt:lpstr>
      <vt:lpstr>    </vt:lpstr>
      <vt:lpstr>    </vt:lpstr>
      <vt:lpstr>    / /</vt:lpstr>
      <vt:lpstr>3.RESULT</vt:lpstr>
      <vt:lpstr>4.ADVANTAGES &amp; DISADVANTAGES</vt:lpstr>
      <vt:lpstr>Advantages:</vt:lpstr>
      <vt:lpstr>Disadvantages:</vt:lpstr>
      <vt:lpstr>5.APPLICATION</vt:lpstr>
      <vt:lpstr>6.CONCLUSION </vt:lpstr>
      <vt:lpstr>7.FUTURE SCOPE</vt:lpstr>
    </vt:vector>
  </TitlesOfParts>
  <Company/>
  <LinksUpToDate>false</LinksUpToDate>
  <CharactersWithSpaces>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abarna abarna</dc:creator>
  <cp:keywords/>
  <dc:description/>
  <cp:lastModifiedBy>abarna abarna</cp:lastModifiedBy>
  <cp:revision>6</cp:revision>
  <dcterms:created xsi:type="dcterms:W3CDTF">2023-10-05T05:15:00Z</dcterms:created>
  <dcterms:modified xsi:type="dcterms:W3CDTF">2023-10-09T22:35:00Z</dcterms:modified>
</cp:coreProperties>
</file>